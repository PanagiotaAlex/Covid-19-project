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D9670" w14:textId="7C1279C9" w:rsidR="00D174D7" w:rsidRDefault="008469E8" w:rsidP="00D174D7">
      <w:pPr>
        <w:tabs>
          <w:tab w:val="left" w:pos="7560"/>
        </w:tabs>
        <w:spacing w:line="240" w:lineRule="auto"/>
        <w:rPr>
          <w:rFonts w:eastAsia="Calibri" w:cs="Times New Roman"/>
          <w:b/>
          <w:szCs w:val="24"/>
        </w:rPr>
      </w:pPr>
      <w:r w:rsidRPr="00CE31BC">
        <w:rPr>
          <w:rFonts w:ascii="Calibri" w:eastAsia="Calibri" w:hAnsi="Calibri" w:cs="Times New Roman"/>
          <w:noProof/>
          <w:lang w:val="el-GR" w:eastAsia="el-GR"/>
        </w:rPr>
        <w:drawing>
          <wp:anchor distT="0" distB="0" distL="114300" distR="114300" simplePos="0" relativeHeight="251658240" behindDoc="0" locked="0" layoutInCell="1" allowOverlap="1" wp14:anchorId="4ABBA215" wp14:editId="1B45E2C3">
            <wp:simplePos x="0" y="0"/>
            <wp:positionH relativeFrom="column">
              <wp:posOffset>0</wp:posOffset>
            </wp:positionH>
            <wp:positionV relativeFrom="paragraph">
              <wp:posOffset>0</wp:posOffset>
            </wp:positionV>
            <wp:extent cx="1112822" cy="1123950"/>
            <wp:effectExtent l="0" t="0" r="0" b="0"/>
            <wp:wrapSquare wrapText="bothSides"/>
            <wp:docPr id="15" name="Picture 15" descr="ΑΡΙΣΤΟΤΕΛΕΙΟ ΠΑΝΕΠΙΣΤΗΜΙΟ ΘΕΣΣΑΛΟΝΙΚΗΣ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ΑΡΙΣΤΟΤΕΛΕΙΟ ΠΑΝΕΠΙΣΤΗΜΙΟ ΘΕΣΣΑΛΟΝΙΚΗΣ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822" cy="1123950"/>
                    </a:xfrm>
                    <a:prstGeom prst="rect">
                      <a:avLst/>
                    </a:prstGeom>
                    <a:noFill/>
                    <a:ln>
                      <a:noFill/>
                    </a:ln>
                  </pic:spPr>
                </pic:pic>
              </a:graphicData>
            </a:graphic>
          </wp:anchor>
        </w:drawing>
      </w:r>
      <w:r w:rsidR="00180E69">
        <w:rPr>
          <w:rFonts w:eastAsia="Calibri" w:cs="Times New Roman"/>
          <w:b/>
          <w:szCs w:val="24"/>
        </w:rPr>
        <w:t xml:space="preserve">        UNIVERSITY</w:t>
      </w:r>
      <w:r w:rsidR="003258F9">
        <w:rPr>
          <w:rFonts w:eastAsia="Calibri" w:cs="Times New Roman"/>
          <w:b/>
          <w:szCs w:val="24"/>
        </w:rPr>
        <w:t xml:space="preserve"> CARLOS III OF MADRID</w:t>
      </w:r>
      <w:r w:rsidR="00D174D7">
        <w:rPr>
          <w:rFonts w:eastAsia="Calibri" w:cs="Times New Roman"/>
          <w:b/>
          <w:szCs w:val="24"/>
        </w:rPr>
        <w:t xml:space="preserve"> </w:t>
      </w:r>
    </w:p>
    <w:p w14:paraId="0F40F286" w14:textId="77777777" w:rsidR="00E3506C" w:rsidRDefault="00D174D7" w:rsidP="00D174D7">
      <w:pPr>
        <w:tabs>
          <w:tab w:val="left" w:pos="7560"/>
        </w:tabs>
        <w:spacing w:line="240" w:lineRule="auto"/>
        <w:rPr>
          <w:rFonts w:eastAsia="Calibri" w:cs="Times New Roman"/>
          <w:b/>
          <w:szCs w:val="24"/>
        </w:rPr>
      </w:pPr>
      <w:r>
        <w:rPr>
          <w:rFonts w:eastAsia="Calibri" w:cs="Times New Roman"/>
          <w:b/>
          <w:szCs w:val="24"/>
        </w:rPr>
        <w:t xml:space="preserve"> </w:t>
      </w:r>
      <w:r w:rsidR="008469E8" w:rsidRPr="00E3506C">
        <w:rPr>
          <w:rFonts w:eastAsia="Calibri" w:cs="Times New Roman"/>
          <w:b/>
          <w:szCs w:val="24"/>
        </w:rPr>
        <w:t>ARISTOT</w:t>
      </w:r>
      <w:r w:rsidR="00010880">
        <w:rPr>
          <w:rFonts w:eastAsia="Calibri" w:cs="Times New Roman"/>
          <w:b/>
          <w:szCs w:val="24"/>
        </w:rPr>
        <w:t xml:space="preserve">LE UNIVERSITY </w:t>
      </w:r>
      <w:r w:rsidR="008469E8" w:rsidRPr="00E3506C">
        <w:rPr>
          <w:rFonts w:eastAsia="Calibri" w:cs="Times New Roman"/>
          <w:b/>
          <w:szCs w:val="24"/>
        </w:rPr>
        <w:t>OF THESSALONIKI</w:t>
      </w:r>
    </w:p>
    <w:p w14:paraId="49A4BC1F" w14:textId="77777777" w:rsidR="008469E8" w:rsidRPr="008469E8" w:rsidRDefault="008469E8" w:rsidP="00D174D7">
      <w:pPr>
        <w:tabs>
          <w:tab w:val="left" w:pos="7560"/>
        </w:tabs>
        <w:spacing w:line="240" w:lineRule="auto"/>
        <w:rPr>
          <w:rFonts w:eastAsia="Calibri" w:cs="Times New Roman"/>
          <w:b/>
          <w:szCs w:val="24"/>
        </w:rPr>
      </w:pPr>
      <w:r>
        <w:rPr>
          <w:rFonts w:ascii="Arial" w:eastAsia="Calibri" w:hAnsi="Arial" w:cs="Arial"/>
          <w:b/>
          <w:szCs w:val="24"/>
        </w:rPr>
        <w:t xml:space="preserve"> </w:t>
      </w:r>
      <w:r w:rsidR="00D174D7">
        <w:rPr>
          <w:rFonts w:ascii="Arial" w:eastAsia="Calibri" w:hAnsi="Arial" w:cs="Arial"/>
          <w:b/>
          <w:szCs w:val="24"/>
        </w:rPr>
        <w:t xml:space="preserve">                   </w:t>
      </w:r>
      <w:r>
        <w:rPr>
          <w:rFonts w:eastAsia="Calibri" w:cs="Times New Roman"/>
          <w:b/>
          <w:szCs w:val="24"/>
        </w:rPr>
        <w:t>FACULTY OF SCIENCES</w:t>
      </w:r>
    </w:p>
    <w:p w14:paraId="4FD1C901" w14:textId="77777777" w:rsidR="00E3506C" w:rsidRPr="000576DC" w:rsidRDefault="00E3506C" w:rsidP="00D174D7">
      <w:pPr>
        <w:tabs>
          <w:tab w:val="left" w:pos="7560"/>
        </w:tabs>
        <w:spacing w:line="240" w:lineRule="auto"/>
        <w:rPr>
          <w:rFonts w:eastAsia="Calibri" w:cstheme="minorHAnsi"/>
          <w:b/>
          <w:sz w:val="32"/>
          <w:szCs w:val="32"/>
        </w:rPr>
      </w:pPr>
      <w:r w:rsidRPr="000576DC">
        <w:rPr>
          <w:rFonts w:ascii="Arial" w:eastAsia="Calibri" w:hAnsi="Arial" w:cs="Arial"/>
          <w:b/>
          <w:szCs w:val="24"/>
        </w:rPr>
        <w:t xml:space="preserve">             </w:t>
      </w:r>
      <w:r w:rsidRPr="00E3506C">
        <w:rPr>
          <w:rFonts w:eastAsia="Calibri" w:cs="Times New Roman"/>
          <w:b/>
          <w:szCs w:val="24"/>
        </w:rPr>
        <w:t>DEPARTMENT OF MATHEMATICS</w:t>
      </w:r>
      <w:r w:rsidRPr="000576DC">
        <w:rPr>
          <w:rFonts w:eastAsia="Calibri" w:cstheme="minorHAnsi"/>
          <w:b/>
          <w:sz w:val="32"/>
          <w:szCs w:val="32"/>
        </w:rPr>
        <w:t xml:space="preserve">         </w:t>
      </w:r>
    </w:p>
    <w:p w14:paraId="3E18F9BD" w14:textId="77777777" w:rsidR="00E3506C" w:rsidRPr="000576DC" w:rsidRDefault="00E3506C" w:rsidP="00E3506C">
      <w:pPr>
        <w:tabs>
          <w:tab w:val="left" w:pos="7560"/>
        </w:tabs>
        <w:spacing w:line="240" w:lineRule="auto"/>
        <w:jc w:val="center"/>
        <w:rPr>
          <w:rFonts w:eastAsia="Calibri" w:cs="Times New Roman"/>
          <w:b/>
          <w:szCs w:val="24"/>
        </w:rPr>
      </w:pPr>
      <w:r w:rsidRPr="000576DC">
        <w:rPr>
          <w:rFonts w:eastAsia="Calibri" w:cstheme="minorHAnsi"/>
          <w:b/>
          <w:sz w:val="32"/>
          <w:szCs w:val="32"/>
        </w:rPr>
        <w:t xml:space="preserve">  </w:t>
      </w:r>
    </w:p>
    <w:p w14:paraId="0E07BD6F" w14:textId="77777777" w:rsidR="00D174D7" w:rsidRDefault="00D174D7" w:rsidP="00E3506C">
      <w:pPr>
        <w:tabs>
          <w:tab w:val="left" w:pos="7560"/>
        </w:tabs>
        <w:spacing w:line="240" w:lineRule="auto"/>
        <w:jc w:val="center"/>
        <w:rPr>
          <w:rFonts w:ascii="Arial" w:eastAsia="Calibri" w:hAnsi="Arial" w:cs="Arial"/>
          <w:b/>
          <w:szCs w:val="24"/>
        </w:rPr>
      </w:pPr>
    </w:p>
    <w:p w14:paraId="0E38C2B3" w14:textId="77777777" w:rsidR="00D174D7" w:rsidRPr="000576DC" w:rsidRDefault="00D174D7" w:rsidP="00E3506C">
      <w:pPr>
        <w:tabs>
          <w:tab w:val="left" w:pos="7560"/>
        </w:tabs>
        <w:spacing w:line="240" w:lineRule="auto"/>
        <w:jc w:val="center"/>
        <w:rPr>
          <w:rFonts w:ascii="Arial" w:eastAsia="Calibri" w:hAnsi="Arial" w:cs="Arial"/>
          <w:b/>
          <w:szCs w:val="24"/>
        </w:rPr>
      </w:pPr>
    </w:p>
    <w:p w14:paraId="3291F976" w14:textId="5A68AFFC" w:rsidR="00E3506C" w:rsidRDefault="005109E6" w:rsidP="00E3506C">
      <w:pPr>
        <w:tabs>
          <w:tab w:val="left" w:pos="7560"/>
        </w:tabs>
        <w:spacing w:line="240" w:lineRule="auto"/>
        <w:jc w:val="center"/>
        <w:rPr>
          <w:rFonts w:eastAsia="Calibri" w:cs="Times New Roman"/>
          <w:b/>
          <w:sz w:val="36"/>
          <w:szCs w:val="36"/>
        </w:rPr>
      </w:pPr>
      <w:r>
        <w:rPr>
          <w:rFonts w:eastAsia="Calibri" w:cs="Times New Roman"/>
          <w:b/>
          <w:sz w:val="36"/>
          <w:szCs w:val="36"/>
        </w:rPr>
        <w:t>INTERNSHIP</w:t>
      </w:r>
    </w:p>
    <w:p w14:paraId="3C3A4D70" w14:textId="77777777" w:rsidR="00E3506C" w:rsidRPr="000576DC" w:rsidRDefault="00E3506C" w:rsidP="00D174D7">
      <w:pPr>
        <w:pBdr>
          <w:bottom w:val="single" w:sz="4" w:space="0" w:color="auto"/>
        </w:pBdr>
        <w:tabs>
          <w:tab w:val="left" w:pos="7560"/>
        </w:tabs>
        <w:spacing w:line="240" w:lineRule="auto"/>
        <w:jc w:val="center"/>
        <w:rPr>
          <w:rFonts w:ascii="Arial" w:eastAsia="Calibri" w:hAnsi="Arial" w:cs="Arial"/>
          <w:b/>
          <w:szCs w:val="24"/>
        </w:rPr>
      </w:pPr>
    </w:p>
    <w:p w14:paraId="4891FE81" w14:textId="77777777" w:rsidR="005109E6" w:rsidRDefault="005109E6" w:rsidP="00D174D7">
      <w:pPr>
        <w:jc w:val="center"/>
        <w:rPr>
          <w:rFonts w:cs="Times New Roman"/>
          <w:b/>
          <w:sz w:val="36"/>
          <w:szCs w:val="36"/>
        </w:rPr>
      </w:pPr>
      <w:r>
        <w:rPr>
          <w:rFonts w:cs="Times New Roman"/>
          <w:b/>
          <w:sz w:val="36"/>
          <w:szCs w:val="36"/>
        </w:rPr>
        <w:t xml:space="preserve">DATA MINING IN THE DATASETS </w:t>
      </w:r>
    </w:p>
    <w:p w14:paraId="214B8A55" w14:textId="13CFD4A6" w:rsidR="00D174D7" w:rsidRPr="00FE5939" w:rsidRDefault="005109E6" w:rsidP="00FE5939">
      <w:pPr>
        <w:jc w:val="center"/>
        <w:rPr>
          <w:rFonts w:cs="Times New Roman"/>
          <w:b/>
          <w:sz w:val="36"/>
          <w:szCs w:val="36"/>
          <w:lang w:val="el-GR"/>
        </w:rPr>
      </w:pPr>
      <w:r>
        <w:rPr>
          <w:rFonts w:cs="Times New Roman"/>
          <w:b/>
          <w:sz w:val="36"/>
          <w:szCs w:val="36"/>
        </w:rPr>
        <w:t>OF</w:t>
      </w:r>
      <w:r w:rsidRPr="00FE5939">
        <w:rPr>
          <w:rFonts w:cs="Times New Roman"/>
          <w:b/>
          <w:sz w:val="36"/>
          <w:szCs w:val="36"/>
          <w:lang w:val="el-GR"/>
        </w:rPr>
        <w:t xml:space="preserve"> </w:t>
      </w:r>
      <w:r>
        <w:rPr>
          <w:rFonts w:cs="Times New Roman"/>
          <w:b/>
          <w:sz w:val="36"/>
          <w:szCs w:val="36"/>
        </w:rPr>
        <w:t>COVID</w:t>
      </w:r>
      <w:r w:rsidRPr="00FE5939">
        <w:rPr>
          <w:rFonts w:cs="Times New Roman"/>
          <w:b/>
          <w:sz w:val="36"/>
          <w:szCs w:val="36"/>
          <w:lang w:val="el-GR"/>
        </w:rPr>
        <w:t>-19</w:t>
      </w:r>
    </w:p>
    <w:p w14:paraId="19E45654" w14:textId="30C9FCDB" w:rsidR="00E3506C" w:rsidRPr="00FE5939" w:rsidRDefault="00E3506C" w:rsidP="005109E6">
      <w:pPr>
        <w:pBdr>
          <w:bottom w:val="single" w:sz="4" w:space="1" w:color="auto"/>
        </w:pBdr>
        <w:rPr>
          <w:rFonts w:cs="Times New Roman"/>
          <w:b/>
          <w:sz w:val="36"/>
          <w:szCs w:val="36"/>
          <w:lang w:val="el-GR"/>
        </w:rPr>
      </w:pPr>
    </w:p>
    <w:p w14:paraId="5F50F0B3" w14:textId="77777777" w:rsidR="00FE5939" w:rsidRDefault="00FE5939" w:rsidP="00692CAF">
      <w:pPr>
        <w:tabs>
          <w:tab w:val="left" w:pos="7560"/>
        </w:tabs>
        <w:spacing w:line="240" w:lineRule="auto"/>
        <w:jc w:val="center"/>
        <w:rPr>
          <w:rFonts w:eastAsia="Calibri" w:cs="Times New Roman"/>
          <w:b/>
          <w:szCs w:val="24"/>
          <w:lang w:val="el-GR"/>
        </w:rPr>
      </w:pPr>
      <w:r>
        <w:rPr>
          <w:rFonts w:eastAsia="Calibri" w:cs="Times New Roman"/>
          <w:b/>
          <w:szCs w:val="24"/>
          <w:lang w:val="el-GR"/>
        </w:rPr>
        <w:t xml:space="preserve">ΕΞΟΡΥΞΗ  ΔΕΔΟΜΕΝΩΝ ΣΕ ΣΕΤ ΔΕΔΟΜΕΝΩΝ </w:t>
      </w:r>
    </w:p>
    <w:p w14:paraId="044B16FB" w14:textId="3249FEEF" w:rsidR="00D174D7" w:rsidRPr="00FE5939" w:rsidRDefault="00FE5939" w:rsidP="00692CAF">
      <w:pPr>
        <w:tabs>
          <w:tab w:val="left" w:pos="7560"/>
        </w:tabs>
        <w:spacing w:line="240" w:lineRule="auto"/>
        <w:jc w:val="center"/>
        <w:rPr>
          <w:rFonts w:eastAsia="Calibri" w:cs="Times New Roman"/>
          <w:b/>
          <w:szCs w:val="24"/>
        </w:rPr>
      </w:pPr>
      <w:r>
        <w:rPr>
          <w:rFonts w:eastAsia="Calibri" w:cs="Times New Roman"/>
          <w:b/>
          <w:szCs w:val="24"/>
          <w:lang w:val="el-GR"/>
        </w:rPr>
        <w:t>ΤΟΥ</w:t>
      </w:r>
      <w:r w:rsidRPr="0084216C">
        <w:rPr>
          <w:rFonts w:eastAsia="Calibri" w:cs="Times New Roman"/>
          <w:b/>
          <w:szCs w:val="24"/>
        </w:rPr>
        <w:t xml:space="preserve"> </w:t>
      </w:r>
      <w:r>
        <w:rPr>
          <w:rFonts w:eastAsia="Calibri" w:cs="Times New Roman"/>
          <w:b/>
          <w:szCs w:val="24"/>
        </w:rPr>
        <w:t>COVID-19</w:t>
      </w:r>
    </w:p>
    <w:p w14:paraId="6A9831BC" w14:textId="77777777" w:rsidR="00FE5939" w:rsidRPr="0084216C" w:rsidRDefault="00FE5939" w:rsidP="00692CAF">
      <w:pPr>
        <w:tabs>
          <w:tab w:val="left" w:pos="7560"/>
        </w:tabs>
        <w:spacing w:line="240" w:lineRule="auto"/>
        <w:jc w:val="center"/>
        <w:rPr>
          <w:rFonts w:eastAsia="Calibri" w:cs="Times New Roman"/>
          <w:b/>
          <w:szCs w:val="24"/>
        </w:rPr>
      </w:pPr>
    </w:p>
    <w:p w14:paraId="4FBD442B" w14:textId="77777777" w:rsidR="00692CAF" w:rsidRPr="00692CAF" w:rsidRDefault="00692CAF" w:rsidP="00692CAF">
      <w:pPr>
        <w:tabs>
          <w:tab w:val="left" w:pos="7560"/>
        </w:tabs>
        <w:spacing w:line="240" w:lineRule="auto"/>
        <w:jc w:val="center"/>
        <w:rPr>
          <w:rFonts w:eastAsia="Calibri" w:cs="Times New Roman"/>
          <w:b/>
          <w:szCs w:val="24"/>
        </w:rPr>
      </w:pPr>
      <w:r w:rsidRPr="00692CAF">
        <w:rPr>
          <w:rFonts w:eastAsia="Calibri" w:cs="Times New Roman"/>
          <w:b/>
          <w:szCs w:val="24"/>
        </w:rPr>
        <w:t>ALEXOUDI PANAGIOTA</w:t>
      </w:r>
    </w:p>
    <w:p w14:paraId="2AED0D2C" w14:textId="77777777" w:rsidR="00E3506C" w:rsidRPr="00F92BBF" w:rsidRDefault="00692CAF" w:rsidP="00F92BBF">
      <w:pPr>
        <w:tabs>
          <w:tab w:val="left" w:pos="7560"/>
        </w:tabs>
        <w:spacing w:line="240" w:lineRule="auto"/>
        <w:jc w:val="center"/>
        <w:rPr>
          <w:rFonts w:eastAsia="Calibri" w:cs="Times New Roman"/>
          <w:b/>
          <w:szCs w:val="24"/>
        </w:rPr>
      </w:pPr>
      <w:r w:rsidRPr="00692CAF">
        <w:rPr>
          <w:rFonts w:eastAsia="Calibri" w:cs="Times New Roman"/>
          <w:b/>
          <w:szCs w:val="24"/>
        </w:rPr>
        <w:t>AEM: 15667</w:t>
      </w:r>
    </w:p>
    <w:p w14:paraId="3DE2F084" w14:textId="77777777" w:rsidR="00E3506C" w:rsidRPr="000576DC" w:rsidRDefault="00E3506C" w:rsidP="00E3506C">
      <w:pPr>
        <w:tabs>
          <w:tab w:val="left" w:pos="7560"/>
        </w:tabs>
        <w:spacing w:line="240" w:lineRule="auto"/>
        <w:jc w:val="center"/>
        <w:rPr>
          <w:rFonts w:eastAsia="Calibri" w:cstheme="minorHAnsi"/>
          <w:szCs w:val="24"/>
        </w:rPr>
      </w:pPr>
    </w:p>
    <w:p w14:paraId="4631BE03" w14:textId="77777777" w:rsidR="00F92BBF" w:rsidRPr="00F92BBF" w:rsidRDefault="00F92BBF" w:rsidP="00F92BBF">
      <w:pPr>
        <w:tabs>
          <w:tab w:val="left" w:pos="7560"/>
        </w:tabs>
        <w:spacing w:line="240" w:lineRule="auto"/>
        <w:jc w:val="center"/>
        <w:rPr>
          <w:rFonts w:eastAsia="Calibri" w:cs="Times New Roman"/>
          <w:b/>
          <w:szCs w:val="24"/>
        </w:rPr>
      </w:pPr>
      <w:r>
        <w:rPr>
          <w:rFonts w:eastAsia="Calibri" w:cs="Times New Roman"/>
          <w:b/>
          <w:szCs w:val="24"/>
        </w:rPr>
        <w:t>SUPERVISOR:</w:t>
      </w:r>
    </w:p>
    <w:p w14:paraId="42DC9487" w14:textId="77777777" w:rsidR="005109E6" w:rsidRDefault="005109E6" w:rsidP="005109E6">
      <w:pPr>
        <w:tabs>
          <w:tab w:val="left" w:pos="7560"/>
        </w:tabs>
        <w:spacing w:line="240" w:lineRule="auto"/>
        <w:jc w:val="center"/>
        <w:rPr>
          <w:rFonts w:eastAsia="Calibri" w:cs="Times New Roman"/>
          <w:b/>
          <w:szCs w:val="24"/>
        </w:rPr>
      </w:pPr>
      <w:r>
        <w:rPr>
          <w:rFonts w:eastAsia="Calibri" w:cs="Times New Roman"/>
          <w:b/>
          <w:szCs w:val="24"/>
        </w:rPr>
        <w:t>JESUS GARCIA</w:t>
      </w:r>
      <w:r w:rsidR="00692CAF" w:rsidRPr="00692CAF">
        <w:rPr>
          <w:rFonts w:eastAsia="Calibri" w:cs="Times New Roman"/>
          <w:b/>
          <w:szCs w:val="24"/>
        </w:rPr>
        <w:t>, PROFESSOR</w:t>
      </w:r>
      <w:r>
        <w:rPr>
          <w:rFonts w:eastAsia="Calibri" w:cs="Times New Roman"/>
          <w:b/>
          <w:szCs w:val="24"/>
        </w:rPr>
        <w:t xml:space="preserve"> </w:t>
      </w:r>
    </w:p>
    <w:p w14:paraId="7D534C8E" w14:textId="0F01FAD2" w:rsidR="00F92BBF" w:rsidRDefault="005109E6" w:rsidP="005109E6">
      <w:pPr>
        <w:tabs>
          <w:tab w:val="left" w:pos="7560"/>
        </w:tabs>
        <w:spacing w:line="240" w:lineRule="auto"/>
        <w:jc w:val="center"/>
        <w:rPr>
          <w:rFonts w:eastAsia="Calibri" w:cs="Times New Roman"/>
          <w:b/>
          <w:szCs w:val="24"/>
        </w:rPr>
      </w:pPr>
      <w:r>
        <w:rPr>
          <w:rFonts w:eastAsia="Calibri" w:cs="Times New Roman"/>
          <w:b/>
          <w:szCs w:val="24"/>
        </w:rPr>
        <w:t>JUAN PEDRO LLERENA CA</w:t>
      </w:r>
      <w:r w:rsidRPr="005109E6">
        <w:rPr>
          <w:rFonts w:eastAsia="Calibri" w:cs="Times New Roman"/>
          <w:b/>
          <w:szCs w:val="24"/>
        </w:rPr>
        <w:t>Ñ</w:t>
      </w:r>
      <w:r>
        <w:rPr>
          <w:rFonts w:eastAsia="Calibri" w:cs="Times New Roman"/>
          <w:b/>
          <w:szCs w:val="24"/>
        </w:rPr>
        <w:t>A, PHD CANDIDATE</w:t>
      </w:r>
      <w:r w:rsidR="00E3506C" w:rsidRPr="00692CAF">
        <w:rPr>
          <w:rFonts w:eastAsia="Calibri" w:cs="Times New Roman"/>
          <w:b/>
          <w:szCs w:val="24"/>
        </w:rPr>
        <w:t xml:space="preserve">  </w:t>
      </w:r>
    </w:p>
    <w:p w14:paraId="7FACF11F" w14:textId="46960F50" w:rsidR="00F92BBF" w:rsidRDefault="00F92BBF" w:rsidP="00F92BBF">
      <w:pPr>
        <w:tabs>
          <w:tab w:val="left" w:pos="7560"/>
        </w:tabs>
        <w:spacing w:line="240" w:lineRule="auto"/>
        <w:jc w:val="center"/>
        <w:rPr>
          <w:rFonts w:eastAsia="Calibri" w:cstheme="minorHAnsi"/>
          <w:szCs w:val="24"/>
        </w:rPr>
      </w:pPr>
    </w:p>
    <w:p w14:paraId="659B92F8" w14:textId="77777777" w:rsidR="00BA057E" w:rsidRDefault="00BA057E" w:rsidP="00F92BBF">
      <w:pPr>
        <w:tabs>
          <w:tab w:val="left" w:pos="7560"/>
        </w:tabs>
        <w:spacing w:line="240" w:lineRule="auto"/>
        <w:jc w:val="center"/>
        <w:rPr>
          <w:rFonts w:eastAsia="Calibri" w:cstheme="minorHAnsi"/>
          <w:szCs w:val="24"/>
        </w:rPr>
      </w:pPr>
    </w:p>
    <w:p w14:paraId="28AB371D" w14:textId="6344CB11" w:rsidR="00E3506C" w:rsidRPr="00692CAF" w:rsidRDefault="00E3506C" w:rsidP="00E3506C">
      <w:pPr>
        <w:tabs>
          <w:tab w:val="left" w:pos="7560"/>
        </w:tabs>
        <w:spacing w:line="240" w:lineRule="auto"/>
        <w:jc w:val="center"/>
        <w:rPr>
          <w:rFonts w:eastAsia="Calibri" w:cs="Times New Roman"/>
          <w:b/>
          <w:szCs w:val="24"/>
        </w:rPr>
      </w:pPr>
      <w:r w:rsidRPr="000576DC">
        <w:rPr>
          <w:rFonts w:eastAsia="Calibri" w:cstheme="minorHAnsi"/>
          <w:szCs w:val="24"/>
        </w:rPr>
        <w:t xml:space="preserve">     </w:t>
      </w:r>
      <w:r w:rsidR="005109E6">
        <w:rPr>
          <w:rFonts w:eastAsia="Calibri" w:cs="Times New Roman"/>
          <w:b/>
          <w:szCs w:val="24"/>
        </w:rPr>
        <w:t>MADRID</w:t>
      </w:r>
      <w:r w:rsidRPr="00692CAF">
        <w:rPr>
          <w:rFonts w:eastAsia="Calibri" w:cs="Times New Roman"/>
          <w:b/>
          <w:szCs w:val="24"/>
        </w:rPr>
        <w:t xml:space="preserve"> 2020         </w:t>
      </w:r>
    </w:p>
    <w:p w14:paraId="136458C5" w14:textId="77777777" w:rsidR="00BA057E" w:rsidRDefault="00BA057E">
      <w:pPr>
        <w:spacing w:before="0" w:after="160" w:line="259" w:lineRule="auto"/>
        <w:jc w:val="left"/>
        <w:rPr>
          <w:rFonts w:eastAsiaTheme="majorEastAsia" w:cstheme="majorBidi"/>
          <w:b/>
          <w:spacing w:val="24"/>
          <w:sz w:val="40"/>
          <w:szCs w:val="32"/>
        </w:rPr>
      </w:pPr>
      <w:r>
        <w:lastRenderedPageBreak/>
        <w:br w:type="page"/>
      </w:r>
    </w:p>
    <w:p w14:paraId="6CF68901" w14:textId="6C690150" w:rsidR="00751BED" w:rsidRPr="0048440E" w:rsidRDefault="00F2385E" w:rsidP="0048440E">
      <w:pPr>
        <w:pStyle w:val="1"/>
      </w:pPr>
      <w:bookmarkStart w:id="0" w:name="_Toc43311238"/>
      <w:r w:rsidRPr="00F2385E">
        <w:lastRenderedPageBreak/>
        <w:t>Abstract</w:t>
      </w:r>
      <w:bookmarkEnd w:id="0"/>
    </w:p>
    <w:p w14:paraId="328A8F46" w14:textId="685566C5" w:rsidR="005E06F2" w:rsidRPr="009454B3" w:rsidRDefault="005E06F2" w:rsidP="00CE307B">
      <w:r>
        <w:t>In this</w:t>
      </w:r>
      <w:r w:rsidRPr="005E06F2">
        <w:t xml:space="preserve"> </w:t>
      </w:r>
      <w:r w:rsidR="00FE5939">
        <w:t>internship</w:t>
      </w:r>
      <w:r>
        <w:t xml:space="preserve"> </w:t>
      </w:r>
    </w:p>
    <w:p w14:paraId="455F461B" w14:textId="77777777" w:rsidR="00BA057E" w:rsidRPr="006436B8" w:rsidRDefault="00BA057E">
      <w:pPr>
        <w:spacing w:before="0" w:after="160" w:line="259" w:lineRule="auto"/>
        <w:jc w:val="left"/>
        <w:rPr>
          <w:rFonts w:cs="Times New Roman"/>
          <w:b/>
          <w:sz w:val="36"/>
          <w:szCs w:val="36"/>
        </w:rPr>
      </w:pPr>
      <w:r w:rsidRPr="006436B8">
        <w:rPr>
          <w:rFonts w:cs="Times New Roman"/>
          <w:b/>
          <w:sz w:val="36"/>
          <w:szCs w:val="36"/>
        </w:rPr>
        <w:br w:type="page"/>
      </w:r>
    </w:p>
    <w:p w14:paraId="104F182D" w14:textId="77777777" w:rsidR="00C4719C" w:rsidRDefault="00C4719C">
      <w:pPr>
        <w:spacing w:before="0" w:after="160" w:line="259" w:lineRule="auto"/>
        <w:jc w:val="left"/>
        <w:rPr>
          <w:rFonts w:cs="Times New Roman"/>
          <w:b/>
          <w:sz w:val="36"/>
          <w:szCs w:val="36"/>
        </w:rPr>
      </w:pPr>
      <w:r>
        <w:rPr>
          <w:rFonts w:cs="Times New Roman"/>
          <w:sz w:val="36"/>
          <w:szCs w:val="36"/>
        </w:rPr>
        <w:lastRenderedPageBreak/>
        <w:br w:type="page"/>
      </w:r>
    </w:p>
    <w:p w14:paraId="2B36AE1D" w14:textId="3FEA0859" w:rsidR="00662BBA" w:rsidRPr="0084216C" w:rsidRDefault="00662BBA" w:rsidP="00420C18">
      <w:pPr>
        <w:pStyle w:val="1"/>
      </w:pPr>
      <w:bookmarkStart w:id="1" w:name="_Toc43311239"/>
      <w:r>
        <w:rPr>
          <w:lang w:val="el-GR"/>
        </w:rPr>
        <w:lastRenderedPageBreak/>
        <w:t>Περίληψη</w:t>
      </w:r>
      <w:bookmarkEnd w:id="1"/>
    </w:p>
    <w:p w14:paraId="036C1954" w14:textId="05F5C1CF" w:rsidR="00662BBA" w:rsidRPr="0084216C" w:rsidRDefault="00FE5939" w:rsidP="00CE307B">
      <w:pPr>
        <w:rPr>
          <w:rFonts w:cs="Times New Roman"/>
          <w:szCs w:val="24"/>
          <w:lang w:val="el-GR"/>
        </w:rPr>
      </w:pPr>
      <w:r>
        <w:rPr>
          <w:rFonts w:cs="Times New Roman"/>
          <w:szCs w:val="24"/>
          <w:lang w:val="el-GR"/>
        </w:rPr>
        <w:t>Στη παρούσα πρακτική</w:t>
      </w:r>
    </w:p>
    <w:p w14:paraId="025184BA" w14:textId="455F21A8" w:rsidR="00C4719C" w:rsidRDefault="00C4719C">
      <w:pPr>
        <w:spacing w:before="0" w:after="160" w:line="259" w:lineRule="auto"/>
        <w:jc w:val="left"/>
        <w:rPr>
          <w:rFonts w:cs="Times New Roman"/>
          <w:b/>
          <w:sz w:val="36"/>
          <w:szCs w:val="36"/>
          <w:lang w:val="el-GR"/>
        </w:rPr>
      </w:pPr>
      <w:r>
        <w:rPr>
          <w:rFonts w:cs="Times New Roman"/>
          <w:b/>
          <w:sz w:val="36"/>
          <w:szCs w:val="36"/>
          <w:lang w:val="el-GR"/>
        </w:rPr>
        <w:br w:type="page"/>
      </w:r>
    </w:p>
    <w:p w14:paraId="7F20BE9E" w14:textId="77777777" w:rsidR="00C4719C" w:rsidRDefault="00C4719C">
      <w:pPr>
        <w:spacing w:before="0" w:after="160" w:line="259" w:lineRule="auto"/>
        <w:jc w:val="left"/>
        <w:rPr>
          <w:rFonts w:cs="Times New Roman"/>
          <w:b/>
          <w:sz w:val="36"/>
          <w:szCs w:val="36"/>
          <w:lang w:val="el-GR"/>
        </w:rPr>
      </w:pPr>
      <w:r>
        <w:rPr>
          <w:rFonts w:cs="Times New Roman"/>
          <w:b/>
          <w:sz w:val="36"/>
          <w:szCs w:val="36"/>
          <w:lang w:val="el-GR"/>
        </w:rPr>
        <w:lastRenderedPageBreak/>
        <w:br w:type="page"/>
      </w:r>
    </w:p>
    <w:p w14:paraId="6123C74F" w14:textId="6EDF1475" w:rsidR="00E3506C" w:rsidRPr="0048440E" w:rsidRDefault="00616BAE" w:rsidP="0030115D">
      <w:pPr>
        <w:jc w:val="center"/>
        <w:rPr>
          <w:rFonts w:cs="Times New Roman"/>
          <w:b/>
          <w:sz w:val="36"/>
          <w:szCs w:val="36"/>
          <w:lang w:val="el-GR"/>
        </w:rPr>
      </w:pPr>
      <w:r w:rsidRPr="00616BAE">
        <w:rPr>
          <w:rFonts w:cs="Times New Roman"/>
          <w:b/>
          <w:sz w:val="36"/>
          <w:szCs w:val="36"/>
        </w:rPr>
        <w:lastRenderedPageBreak/>
        <w:t>Table</w:t>
      </w:r>
      <w:r w:rsidRPr="0048440E">
        <w:rPr>
          <w:rFonts w:cs="Times New Roman"/>
          <w:b/>
          <w:sz w:val="36"/>
          <w:szCs w:val="36"/>
          <w:lang w:val="el-GR"/>
        </w:rPr>
        <w:t xml:space="preserve"> </w:t>
      </w:r>
      <w:r w:rsidRPr="00616BAE">
        <w:rPr>
          <w:rFonts w:cs="Times New Roman"/>
          <w:b/>
          <w:sz w:val="36"/>
          <w:szCs w:val="36"/>
        </w:rPr>
        <w:t>of</w:t>
      </w:r>
      <w:r w:rsidRPr="0048440E">
        <w:rPr>
          <w:rFonts w:cs="Times New Roman"/>
          <w:b/>
          <w:sz w:val="36"/>
          <w:szCs w:val="36"/>
          <w:lang w:val="el-GR"/>
        </w:rPr>
        <w:t xml:space="preserve"> </w:t>
      </w:r>
      <w:r w:rsidRPr="00616BAE">
        <w:rPr>
          <w:rFonts w:cs="Times New Roman"/>
          <w:b/>
          <w:sz w:val="36"/>
          <w:szCs w:val="36"/>
        </w:rPr>
        <w:t>Contents</w:t>
      </w:r>
    </w:p>
    <w:sdt>
      <w:sdtPr>
        <w:id w:val="825479534"/>
        <w:docPartObj>
          <w:docPartGallery w:val="Table of Contents"/>
          <w:docPartUnique/>
        </w:docPartObj>
      </w:sdtPr>
      <w:sdtEndPr>
        <w:rPr>
          <w:b/>
          <w:bCs/>
          <w:noProof/>
        </w:rPr>
      </w:sdtEndPr>
      <w:sdtContent>
        <w:p w14:paraId="68331937" w14:textId="1388EDC8" w:rsidR="00841165" w:rsidRDefault="00E63081">
          <w:pPr>
            <w:pStyle w:val="10"/>
            <w:rPr>
              <w:rFonts w:asciiTheme="minorHAnsi" w:eastAsiaTheme="minorEastAsia" w:hAnsiTheme="minorHAnsi"/>
              <w:noProof/>
              <w:sz w:val="22"/>
              <w:lang w:val="el-GR" w:eastAsia="el-GR"/>
            </w:rPr>
          </w:pPr>
          <w:r>
            <w:fldChar w:fldCharType="begin"/>
          </w:r>
          <w:r>
            <w:instrText xml:space="preserve"> TOC \o "1-3" \h \z \u </w:instrText>
          </w:r>
          <w:r>
            <w:fldChar w:fldCharType="separate"/>
          </w:r>
          <w:hyperlink w:anchor="_Toc43311238" w:history="1">
            <w:r w:rsidR="00841165" w:rsidRPr="004F758A">
              <w:rPr>
                <w:rStyle w:val="-"/>
                <w:noProof/>
              </w:rPr>
              <w:t>Abstract</w:t>
            </w:r>
            <w:r w:rsidR="00841165">
              <w:rPr>
                <w:noProof/>
                <w:webHidden/>
              </w:rPr>
              <w:tab/>
            </w:r>
            <w:r w:rsidR="00841165">
              <w:rPr>
                <w:noProof/>
                <w:webHidden/>
              </w:rPr>
              <w:fldChar w:fldCharType="begin"/>
            </w:r>
            <w:r w:rsidR="00841165">
              <w:rPr>
                <w:noProof/>
                <w:webHidden/>
              </w:rPr>
              <w:instrText xml:space="preserve"> PAGEREF _Toc43311238 \h </w:instrText>
            </w:r>
            <w:r w:rsidR="00841165">
              <w:rPr>
                <w:noProof/>
                <w:webHidden/>
              </w:rPr>
            </w:r>
            <w:r w:rsidR="00841165">
              <w:rPr>
                <w:noProof/>
                <w:webHidden/>
              </w:rPr>
              <w:fldChar w:fldCharType="separate"/>
            </w:r>
            <w:r w:rsidR="00841165">
              <w:rPr>
                <w:noProof/>
                <w:webHidden/>
              </w:rPr>
              <w:t>3</w:t>
            </w:r>
            <w:r w:rsidR="00841165">
              <w:rPr>
                <w:noProof/>
                <w:webHidden/>
              </w:rPr>
              <w:fldChar w:fldCharType="end"/>
            </w:r>
          </w:hyperlink>
        </w:p>
        <w:p w14:paraId="0B5B3092" w14:textId="703BDD7F" w:rsidR="00841165" w:rsidRDefault="00255887">
          <w:pPr>
            <w:pStyle w:val="10"/>
            <w:rPr>
              <w:rFonts w:asciiTheme="minorHAnsi" w:eastAsiaTheme="minorEastAsia" w:hAnsiTheme="minorHAnsi"/>
              <w:noProof/>
              <w:sz w:val="22"/>
              <w:lang w:val="el-GR" w:eastAsia="el-GR"/>
            </w:rPr>
          </w:pPr>
          <w:hyperlink w:anchor="_Toc43311239" w:history="1">
            <w:r w:rsidR="00841165" w:rsidRPr="004F758A">
              <w:rPr>
                <w:rStyle w:val="-"/>
                <w:noProof/>
                <w:lang w:val="el-GR"/>
              </w:rPr>
              <w:t>Περίληψη</w:t>
            </w:r>
            <w:r w:rsidR="00841165">
              <w:rPr>
                <w:noProof/>
                <w:webHidden/>
              </w:rPr>
              <w:tab/>
            </w:r>
            <w:r w:rsidR="00841165">
              <w:rPr>
                <w:noProof/>
                <w:webHidden/>
              </w:rPr>
              <w:fldChar w:fldCharType="begin"/>
            </w:r>
            <w:r w:rsidR="00841165">
              <w:rPr>
                <w:noProof/>
                <w:webHidden/>
              </w:rPr>
              <w:instrText xml:space="preserve"> PAGEREF _Toc43311239 \h </w:instrText>
            </w:r>
            <w:r w:rsidR="00841165">
              <w:rPr>
                <w:noProof/>
                <w:webHidden/>
              </w:rPr>
            </w:r>
            <w:r w:rsidR="00841165">
              <w:rPr>
                <w:noProof/>
                <w:webHidden/>
              </w:rPr>
              <w:fldChar w:fldCharType="separate"/>
            </w:r>
            <w:r w:rsidR="00841165">
              <w:rPr>
                <w:noProof/>
                <w:webHidden/>
              </w:rPr>
              <w:t>5</w:t>
            </w:r>
            <w:r w:rsidR="00841165">
              <w:rPr>
                <w:noProof/>
                <w:webHidden/>
              </w:rPr>
              <w:fldChar w:fldCharType="end"/>
            </w:r>
          </w:hyperlink>
        </w:p>
        <w:p w14:paraId="4462FF7F" w14:textId="39181AD1" w:rsidR="00841165" w:rsidRDefault="00255887">
          <w:pPr>
            <w:pStyle w:val="10"/>
            <w:rPr>
              <w:rFonts w:asciiTheme="minorHAnsi" w:eastAsiaTheme="minorEastAsia" w:hAnsiTheme="minorHAnsi"/>
              <w:noProof/>
              <w:sz w:val="22"/>
              <w:lang w:val="el-GR" w:eastAsia="el-GR"/>
            </w:rPr>
          </w:pPr>
          <w:hyperlink w:anchor="_Toc43311240" w:history="1">
            <w:r w:rsidR="00841165" w:rsidRPr="004F758A">
              <w:rPr>
                <w:rStyle w:val="-"/>
                <w:noProof/>
              </w:rPr>
              <w:t>Acknowledgements</w:t>
            </w:r>
            <w:r w:rsidR="00841165">
              <w:rPr>
                <w:noProof/>
                <w:webHidden/>
              </w:rPr>
              <w:tab/>
            </w:r>
            <w:r w:rsidR="00841165">
              <w:rPr>
                <w:noProof/>
                <w:webHidden/>
              </w:rPr>
              <w:fldChar w:fldCharType="begin"/>
            </w:r>
            <w:r w:rsidR="00841165">
              <w:rPr>
                <w:noProof/>
                <w:webHidden/>
              </w:rPr>
              <w:instrText xml:space="preserve"> PAGEREF _Toc43311240 \h </w:instrText>
            </w:r>
            <w:r w:rsidR="00841165">
              <w:rPr>
                <w:noProof/>
                <w:webHidden/>
              </w:rPr>
            </w:r>
            <w:r w:rsidR="00841165">
              <w:rPr>
                <w:noProof/>
                <w:webHidden/>
              </w:rPr>
              <w:fldChar w:fldCharType="separate"/>
            </w:r>
            <w:r w:rsidR="00841165">
              <w:rPr>
                <w:noProof/>
                <w:webHidden/>
              </w:rPr>
              <w:t>9</w:t>
            </w:r>
            <w:r w:rsidR="00841165">
              <w:rPr>
                <w:noProof/>
                <w:webHidden/>
              </w:rPr>
              <w:fldChar w:fldCharType="end"/>
            </w:r>
          </w:hyperlink>
        </w:p>
        <w:p w14:paraId="24F0764B" w14:textId="07750B53" w:rsidR="00841165" w:rsidRDefault="00255887">
          <w:pPr>
            <w:pStyle w:val="10"/>
            <w:rPr>
              <w:rFonts w:asciiTheme="minorHAnsi" w:eastAsiaTheme="minorEastAsia" w:hAnsiTheme="minorHAnsi"/>
              <w:noProof/>
              <w:sz w:val="22"/>
              <w:lang w:val="el-GR" w:eastAsia="el-GR"/>
            </w:rPr>
          </w:pPr>
          <w:hyperlink w:anchor="_Toc43311241" w:history="1">
            <w:r w:rsidR="00841165" w:rsidRPr="004F758A">
              <w:rPr>
                <w:rStyle w:val="-"/>
                <w:noProof/>
              </w:rPr>
              <w:t>Chapter 1: Introduction</w:t>
            </w:r>
            <w:r w:rsidR="00841165">
              <w:rPr>
                <w:noProof/>
                <w:webHidden/>
              </w:rPr>
              <w:tab/>
            </w:r>
            <w:r w:rsidR="00841165">
              <w:rPr>
                <w:noProof/>
                <w:webHidden/>
              </w:rPr>
              <w:fldChar w:fldCharType="begin"/>
            </w:r>
            <w:r w:rsidR="00841165">
              <w:rPr>
                <w:noProof/>
                <w:webHidden/>
              </w:rPr>
              <w:instrText xml:space="preserve"> PAGEREF _Toc43311241 \h </w:instrText>
            </w:r>
            <w:r w:rsidR="00841165">
              <w:rPr>
                <w:noProof/>
                <w:webHidden/>
              </w:rPr>
            </w:r>
            <w:r w:rsidR="00841165">
              <w:rPr>
                <w:noProof/>
                <w:webHidden/>
              </w:rPr>
              <w:fldChar w:fldCharType="separate"/>
            </w:r>
            <w:r w:rsidR="00841165">
              <w:rPr>
                <w:noProof/>
                <w:webHidden/>
              </w:rPr>
              <w:t>11</w:t>
            </w:r>
            <w:r w:rsidR="00841165">
              <w:rPr>
                <w:noProof/>
                <w:webHidden/>
              </w:rPr>
              <w:fldChar w:fldCharType="end"/>
            </w:r>
          </w:hyperlink>
        </w:p>
        <w:p w14:paraId="37F6D5D7" w14:textId="41C546B3" w:rsidR="00841165" w:rsidRDefault="00255887">
          <w:pPr>
            <w:pStyle w:val="10"/>
            <w:rPr>
              <w:rFonts w:asciiTheme="minorHAnsi" w:eastAsiaTheme="minorEastAsia" w:hAnsiTheme="minorHAnsi"/>
              <w:noProof/>
              <w:sz w:val="22"/>
              <w:lang w:val="el-GR" w:eastAsia="el-GR"/>
            </w:rPr>
          </w:pPr>
          <w:hyperlink w:anchor="_Toc43311242" w:history="1">
            <w:r w:rsidR="00841165" w:rsidRPr="004F758A">
              <w:rPr>
                <w:rStyle w:val="-"/>
                <w:noProof/>
              </w:rPr>
              <w:t>Chapter 2: Introduction - History of Data Mining</w:t>
            </w:r>
            <w:r w:rsidR="00841165">
              <w:rPr>
                <w:noProof/>
                <w:webHidden/>
              </w:rPr>
              <w:tab/>
            </w:r>
            <w:r w:rsidR="00841165">
              <w:rPr>
                <w:noProof/>
                <w:webHidden/>
              </w:rPr>
              <w:fldChar w:fldCharType="begin"/>
            </w:r>
            <w:r w:rsidR="00841165">
              <w:rPr>
                <w:noProof/>
                <w:webHidden/>
              </w:rPr>
              <w:instrText xml:space="preserve"> PAGEREF _Toc43311242 \h </w:instrText>
            </w:r>
            <w:r w:rsidR="00841165">
              <w:rPr>
                <w:noProof/>
                <w:webHidden/>
              </w:rPr>
            </w:r>
            <w:r w:rsidR="00841165">
              <w:rPr>
                <w:noProof/>
                <w:webHidden/>
              </w:rPr>
              <w:fldChar w:fldCharType="separate"/>
            </w:r>
            <w:r w:rsidR="00841165">
              <w:rPr>
                <w:noProof/>
                <w:webHidden/>
              </w:rPr>
              <w:t>12</w:t>
            </w:r>
            <w:r w:rsidR="00841165">
              <w:rPr>
                <w:noProof/>
                <w:webHidden/>
              </w:rPr>
              <w:fldChar w:fldCharType="end"/>
            </w:r>
          </w:hyperlink>
        </w:p>
        <w:p w14:paraId="13767499" w14:textId="490C128D" w:rsidR="00841165" w:rsidRDefault="00255887">
          <w:pPr>
            <w:pStyle w:val="20"/>
            <w:tabs>
              <w:tab w:val="right" w:leader="dot" w:pos="8296"/>
            </w:tabs>
            <w:rPr>
              <w:rFonts w:asciiTheme="minorHAnsi" w:eastAsiaTheme="minorEastAsia" w:hAnsiTheme="minorHAnsi"/>
              <w:noProof/>
              <w:sz w:val="22"/>
              <w:lang w:val="el-GR" w:eastAsia="el-GR"/>
            </w:rPr>
          </w:pPr>
          <w:hyperlink w:anchor="_Toc43311243" w:history="1">
            <w:r w:rsidR="00841165" w:rsidRPr="004F758A">
              <w:rPr>
                <w:rStyle w:val="-"/>
                <w:noProof/>
              </w:rPr>
              <w:t>2.1 Data mining</w:t>
            </w:r>
            <w:r w:rsidR="00841165">
              <w:rPr>
                <w:noProof/>
                <w:webHidden/>
              </w:rPr>
              <w:tab/>
            </w:r>
            <w:r w:rsidR="00841165">
              <w:rPr>
                <w:noProof/>
                <w:webHidden/>
              </w:rPr>
              <w:fldChar w:fldCharType="begin"/>
            </w:r>
            <w:r w:rsidR="00841165">
              <w:rPr>
                <w:noProof/>
                <w:webHidden/>
              </w:rPr>
              <w:instrText xml:space="preserve"> PAGEREF _Toc43311243 \h </w:instrText>
            </w:r>
            <w:r w:rsidR="00841165">
              <w:rPr>
                <w:noProof/>
                <w:webHidden/>
              </w:rPr>
            </w:r>
            <w:r w:rsidR="00841165">
              <w:rPr>
                <w:noProof/>
                <w:webHidden/>
              </w:rPr>
              <w:fldChar w:fldCharType="separate"/>
            </w:r>
            <w:r w:rsidR="00841165">
              <w:rPr>
                <w:noProof/>
                <w:webHidden/>
              </w:rPr>
              <w:t>12</w:t>
            </w:r>
            <w:r w:rsidR="00841165">
              <w:rPr>
                <w:noProof/>
                <w:webHidden/>
              </w:rPr>
              <w:fldChar w:fldCharType="end"/>
            </w:r>
          </w:hyperlink>
        </w:p>
        <w:p w14:paraId="4263BCBE" w14:textId="6AC72495" w:rsidR="00841165" w:rsidRDefault="00255887">
          <w:pPr>
            <w:pStyle w:val="20"/>
            <w:tabs>
              <w:tab w:val="right" w:leader="dot" w:pos="8296"/>
            </w:tabs>
            <w:rPr>
              <w:rFonts w:asciiTheme="minorHAnsi" w:eastAsiaTheme="minorEastAsia" w:hAnsiTheme="minorHAnsi"/>
              <w:noProof/>
              <w:sz w:val="22"/>
              <w:lang w:val="el-GR" w:eastAsia="el-GR"/>
            </w:rPr>
          </w:pPr>
          <w:hyperlink w:anchor="_Toc43311244" w:history="1">
            <w:r w:rsidR="00841165" w:rsidRPr="004F758A">
              <w:rPr>
                <w:rStyle w:val="-"/>
                <w:noProof/>
              </w:rPr>
              <w:t>2.2 Roots of Data Mining</w:t>
            </w:r>
            <w:r w:rsidR="00841165">
              <w:rPr>
                <w:noProof/>
                <w:webHidden/>
              </w:rPr>
              <w:tab/>
            </w:r>
            <w:r w:rsidR="00841165">
              <w:rPr>
                <w:noProof/>
                <w:webHidden/>
              </w:rPr>
              <w:fldChar w:fldCharType="begin"/>
            </w:r>
            <w:r w:rsidR="00841165">
              <w:rPr>
                <w:noProof/>
                <w:webHidden/>
              </w:rPr>
              <w:instrText xml:space="preserve"> PAGEREF _Toc43311244 \h </w:instrText>
            </w:r>
            <w:r w:rsidR="00841165">
              <w:rPr>
                <w:noProof/>
                <w:webHidden/>
              </w:rPr>
            </w:r>
            <w:r w:rsidR="00841165">
              <w:rPr>
                <w:noProof/>
                <w:webHidden/>
              </w:rPr>
              <w:fldChar w:fldCharType="separate"/>
            </w:r>
            <w:r w:rsidR="00841165">
              <w:rPr>
                <w:noProof/>
                <w:webHidden/>
              </w:rPr>
              <w:t>13</w:t>
            </w:r>
            <w:r w:rsidR="00841165">
              <w:rPr>
                <w:noProof/>
                <w:webHidden/>
              </w:rPr>
              <w:fldChar w:fldCharType="end"/>
            </w:r>
          </w:hyperlink>
        </w:p>
        <w:p w14:paraId="074C907B" w14:textId="052A253B" w:rsidR="00841165" w:rsidRDefault="00255887">
          <w:pPr>
            <w:pStyle w:val="20"/>
            <w:tabs>
              <w:tab w:val="right" w:leader="dot" w:pos="8296"/>
            </w:tabs>
            <w:rPr>
              <w:rFonts w:asciiTheme="minorHAnsi" w:eastAsiaTheme="minorEastAsia" w:hAnsiTheme="minorHAnsi"/>
              <w:noProof/>
              <w:sz w:val="22"/>
              <w:lang w:val="el-GR" w:eastAsia="el-GR"/>
            </w:rPr>
          </w:pPr>
          <w:hyperlink w:anchor="_Toc43311245" w:history="1">
            <w:r w:rsidR="00841165" w:rsidRPr="004F758A">
              <w:rPr>
                <w:rStyle w:val="-"/>
                <w:noProof/>
              </w:rPr>
              <w:t>2.3 Steps of processing</w:t>
            </w:r>
            <w:r w:rsidR="00841165">
              <w:rPr>
                <w:noProof/>
                <w:webHidden/>
              </w:rPr>
              <w:tab/>
            </w:r>
            <w:r w:rsidR="00841165">
              <w:rPr>
                <w:noProof/>
                <w:webHidden/>
              </w:rPr>
              <w:fldChar w:fldCharType="begin"/>
            </w:r>
            <w:r w:rsidR="00841165">
              <w:rPr>
                <w:noProof/>
                <w:webHidden/>
              </w:rPr>
              <w:instrText xml:space="preserve"> PAGEREF _Toc43311245 \h </w:instrText>
            </w:r>
            <w:r w:rsidR="00841165">
              <w:rPr>
                <w:noProof/>
                <w:webHidden/>
              </w:rPr>
            </w:r>
            <w:r w:rsidR="00841165">
              <w:rPr>
                <w:noProof/>
                <w:webHidden/>
              </w:rPr>
              <w:fldChar w:fldCharType="separate"/>
            </w:r>
            <w:r w:rsidR="00841165">
              <w:rPr>
                <w:noProof/>
                <w:webHidden/>
              </w:rPr>
              <w:t>15</w:t>
            </w:r>
            <w:r w:rsidR="00841165">
              <w:rPr>
                <w:noProof/>
                <w:webHidden/>
              </w:rPr>
              <w:fldChar w:fldCharType="end"/>
            </w:r>
          </w:hyperlink>
        </w:p>
        <w:p w14:paraId="1F4F6ECA" w14:textId="0D95BFBF" w:rsidR="00841165" w:rsidRDefault="00255887">
          <w:pPr>
            <w:pStyle w:val="20"/>
            <w:tabs>
              <w:tab w:val="right" w:leader="dot" w:pos="8296"/>
            </w:tabs>
            <w:rPr>
              <w:rFonts w:asciiTheme="minorHAnsi" w:eastAsiaTheme="minorEastAsia" w:hAnsiTheme="minorHAnsi"/>
              <w:noProof/>
              <w:sz w:val="22"/>
              <w:lang w:val="el-GR" w:eastAsia="el-GR"/>
            </w:rPr>
          </w:pPr>
          <w:hyperlink w:anchor="_Toc43311246" w:history="1">
            <w:r w:rsidR="00841165" w:rsidRPr="004F758A">
              <w:rPr>
                <w:rStyle w:val="-"/>
                <w:noProof/>
              </w:rPr>
              <w:t>2.4 Data mining techniques/ Types of data mining</w:t>
            </w:r>
            <w:r w:rsidR="00841165">
              <w:rPr>
                <w:noProof/>
                <w:webHidden/>
              </w:rPr>
              <w:tab/>
            </w:r>
            <w:r w:rsidR="00841165">
              <w:rPr>
                <w:noProof/>
                <w:webHidden/>
              </w:rPr>
              <w:fldChar w:fldCharType="begin"/>
            </w:r>
            <w:r w:rsidR="00841165">
              <w:rPr>
                <w:noProof/>
                <w:webHidden/>
              </w:rPr>
              <w:instrText xml:space="preserve"> PAGEREF _Toc43311246 \h </w:instrText>
            </w:r>
            <w:r w:rsidR="00841165">
              <w:rPr>
                <w:noProof/>
                <w:webHidden/>
              </w:rPr>
            </w:r>
            <w:r w:rsidR="00841165">
              <w:rPr>
                <w:noProof/>
                <w:webHidden/>
              </w:rPr>
              <w:fldChar w:fldCharType="separate"/>
            </w:r>
            <w:r w:rsidR="00841165">
              <w:rPr>
                <w:noProof/>
                <w:webHidden/>
              </w:rPr>
              <w:t>16</w:t>
            </w:r>
            <w:r w:rsidR="00841165">
              <w:rPr>
                <w:noProof/>
                <w:webHidden/>
              </w:rPr>
              <w:fldChar w:fldCharType="end"/>
            </w:r>
          </w:hyperlink>
        </w:p>
        <w:p w14:paraId="455A0663" w14:textId="43FF35FB" w:rsidR="00841165" w:rsidRDefault="00255887">
          <w:pPr>
            <w:pStyle w:val="20"/>
            <w:tabs>
              <w:tab w:val="right" w:leader="dot" w:pos="8296"/>
            </w:tabs>
            <w:rPr>
              <w:rFonts w:asciiTheme="minorHAnsi" w:eastAsiaTheme="minorEastAsia" w:hAnsiTheme="minorHAnsi"/>
              <w:noProof/>
              <w:sz w:val="22"/>
              <w:lang w:val="el-GR" w:eastAsia="el-GR"/>
            </w:rPr>
          </w:pPr>
          <w:hyperlink w:anchor="_Toc43311247" w:history="1">
            <w:r w:rsidR="00841165" w:rsidRPr="004F758A">
              <w:rPr>
                <w:rStyle w:val="-"/>
                <w:rFonts w:eastAsia="Times New Roman"/>
                <w:noProof/>
                <w:lang w:eastAsia="el-GR"/>
              </w:rPr>
              <w:t>2.5 Challenges of Data Mining</w:t>
            </w:r>
            <w:r w:rsidR="00841165">
              <w:rPr>
                <w:noProof/>
                <w:webHidden/>
              </w:rPr>
              <w:tab/>
            </w:r>
            <w:r w:rsidR="00841165">
              <w:rPr>
                <w:noProof/>
                <w:webHidden/>
              </w:rPr>
              <w:fldChar w:fldCharType="begin"/>
            </w:r>
            <w:r w:rsidR="00841165">
              <w:rPr>
                <w:noProof/>
                <w:webHidden/>
              </w:rPr>
              <w:instrText xml:space="preserve"> PAGEREF _Toc43311247 \h </w:instrText>
            </w:r>
            <w:r w:rsidR="00841165">
              <w:rPr>
                <w:noProof/>
                <w:webHidden/>
              </w:rPr>
            </w:r>
            <w:r w:rsidR="00841165">
              <w:rPr>
                <w:noProof/>
                <w:webHidden/>
              </w:rPr>
              <w:fldChar w:fldCharType="separate"/>
            </w:r>
            <w:r w:rsidR="00841165">
              <w:rPr>
                <w:noProof/>
                <w:webHidden/>
              </w:rPr>
              <w:t>18</w:t>
            </w:r>
            <w:r w:rsidR="00841165">
              <w:rPr>
                <w:noProof/>
                <w:webHidden/>
              </w:rPr>
              <w:fldChar w:fldCharType="end"/>
            </w:r>
          </w:hyperlink>
        </w:p>
        <w:p w14:paraId="29B3D6FD" w14:textId="119FE1E7" w:rsidR="00841165" w:rsidRDefault="00255887">
          <w:pPr>
            <w:pStyle w:val="10"/>
            <w:rPr>
              <w:rFonts w:asciiTheme="minorHAnsi" w:eastAsiaTheme="minorEastAsia" w:hAnsiTheme="minorHAnsi"/>
              <w:noProof/>
              <w:sz w:val="22"/>
              <w:lang w:val="el-GR" w:eastAsia="el-GR"/>
            </w:rPr>
          </w:pPr>
          <w:hyperlink w:anchor="_Toc43311248" w:history="1">
            <w:r w:rsidR="00841165" w:rsidRPr="004F758A">
              <w:rPr>
                <w:rStyle w:val="-"/>
                <w:noProof/>
              </w:rPr>
              <w:t>Chapter 3: Coronavirus Disease 2019</w:t>
            </w:r>
            <w:r w:rsidR="00841165">
              <w:rPr>
                <w:noProof/>
                <w:webHidden/>
              </w:rPr>
              <w:tab/>
            </w:r>
            <w:r w:rsidR="00841165">
              <w:rPr>
                <w:noProof/>
                <w:webHidden/>
              </w:rPr>
              <w:fldChar w:fldCharType="begin"/>
            </w:r>
            <w:r w:rsidR="00841165">
              <w:rPr>
                <w:noProof/>
                <w:webHidden/>
              </w:rPr>
              <w:instrText xml:space="preserve"> PAGEREF _Toc43311248 \h </w:instrText>
            </w:r>
            <w:r w:rsidR="00841165">
              <w:rPr>
                <w:noProof/>
                <w:webHidden/>
              </w:rPr>
            </w:r>
            <w:r w:rsidR="00841165">
              <w:rPr>
                <w:noProof/>
                <w:webHidden/>
              </w:rPr>
              <w:fldChar w:fldCharType="separate"/>
            </w:r>
            <w:r w:rsidR="00841165">
              <w:rPr>
                <w:noProof/>
                <w:webHidden/>
              </w:rPr>
              <w:t>21</w:t>
            </w:r>
            <w:r w:rsidR="00841165">
              <w:rPr>
                <w:noProof/>
                <w:webHidden/>
              </w:rPr>
              <w:fldChar w:fldCharType="end"/>
            </w:r>
          </w:hyperlink>
        </w:p>
        <w:p w14:paraId="734B6546" w14:textId="60D3F2CB" w:rsidR="00841165" w:rsidRDefault="00255887">
          <w:pPr>
            <w:pStyle w:val="20"/>
            <w:tabs>
              <w:tab w:val="right" w:leader="dot" w:pos="8296"/>
            </w:tabs>
            <w:rPr>
              <w:rFonts w:asciiTheme="minorHAnsi" w:eastAsiaTheme="minorEastAsia" w:hAnsiTheme="minorHAnsi"/>
              <w:noProof/>
              <w:sz w:val="22"/>
              <w:lang w:val="el-GR" w:eastAsia="el-GR"/>
            </w:rPr>
          </w:pPr>
          <w:hyperlink w:anchor="_Toc43311249" w:history="1">
            <w:r w:rsidR="00841165" w:rsidRPr="004F758A">
              <w:rPr>
                <w:rStyle w:val="-"/>
                <w:noProof/>
              </w:rPr>
              <w:t>3.1 Definition of Covid-19</w:t>
            </w:r>
            <w:r w:rsidR="00841165">
              <w:rPr>
                <w:noProof/>
                <w:webHidden/>
              </w:rPr>
              <w:tab/>
            </w:r>
            <w:r w:rsidR="00841165">
              <w:rPr>
                <w:noProof/>
                <w:webHidden/>
              </w:rPr>
              <w:fldChar w:fldCharType="begin"/>
            </w:r>
            <w:r w:rsidR="00841165">
              <w:rPr>
                <w:noProof/>
                <w:webHidden/>
              </w:rPr>
              <w:instrText xml:space="preserve"> PAGEREF _Toc43311249 \h </w:instrText>
            </w:r>
            <w:r w:rsidR="00841165">
              <w:rPr>
                <w:noProof/>
                <w:webHidden/>
              </w:rPr>
            </w:r>
            <w:r w:rsidR="00841165">
              <w:rPr>
                <w:noProof/>
                <w:webHidden/>
              </w:rPr>
              <w:fldChar w:fldCharType="separate"/>
            </w:r>
            <w:r w:rsidR="00841165">
              <w:rPr>
                <w:noProof/>
                <w:webHidden/>
              </w:rPr>
              <w:t>21</w:t>
            </w:r>
            <w:r w:rsidR="00841165">
              <w:rPr>
                <w:noProof/>
                <w:webHidden/>
              </w:rPr>
              <w:fldChar w:fldCharType="end"/>
            </w:r>
          </w:hyperlink>
        </w:p>
        <w:p w14:paraId="2E792591" w14:textId="56797BF7" w:rsidR="00841165" w:rsidRDefault="00255887">
          <w:pPr>
            <w:pStyle w:val="20"/>
            <w:tabs>
              <w:tab w:val="right" w:leader="dot" w:pos="8296"/>
            </w:tabs>
            <w:rPr>
              <w:rFonts w:asciiTheme="minorHAnsi" w:eastAsiaTheme="minorEastAsia" w:hAnsiTheme="minorHAnsi"/>
              <w:noProof/>
              <w:sz w:val="22"/>
              <w:lang w:val="el-GR" w:eastAsia="el-GR"/>
            </w:rPr>
          </w:pPr>
          <w:hyperlink w:anchor="_Toc43311250" w:history="1">
            <w:r w:rsidR="00841165" w:rsidRPr="004F758A">
              <w:rPr>
                <w:rStyle w:val="-"/>
                <w:noProof/>
              </w:rPr>
              <w:t>3.2 History of Covid-19</w:t>
            </w:r>
            <w:r w:rsidR="00841165">
              <w:rPr>
                <w:noProof/>
                <w:webHidden/>
              </w:rPr>
              <w:tab/>
            </w:r>
            <w:r w:rsidR="00841165">
              <w:rPr>
                <w:noProof/>
                <w:webHidden/>
              </w:rPr>
              <w:fldChar w:fldCharType="begin"/>
            </w:r>
            <w:r w:rsidR="00841165">
              <w:rPr>
                <w:noProof/>
                <w:webHidden/>
              </w:rPr>
              <w:instrText xml:space="preserve"> PAGEREF _Toc43311250 \h </w:instrText>
            </w:r>
            <w:r w:rsidR="00841165">
              <w:rPr>
                <w:noProof/>
                <w:webHidden/>
              </w:rPr>
            </w:r>
            <w:r w:rsidR="00841165">
              <w:rPr>
                <w:noProof/>
                <w:webHidden/>
              </w:rPr>
              <w:fldChar w:fldCharType="separate"/>
            </w:r>
            <w:r w:rsidR="00841165">
              <w:rPr>
                <w:noProof/>
                <w:webHidden/>
              </w:rPr>
              <w:t>23</w:t>
            </w:r>
            <w:r w:rsidR="00841165">
              <w:rPr>
                <w:noProof/>
                <w:webHidden/>
              </w:rPr>
              <w:fldChar w:fldCharType="end"/>
            </w:r>
          </w:hyperlink>
        </w:p>
        <w:p w14:paraId="78A2FE52" w14:textId="6143BAA6" w:rsidR="00841165" w:rsidRDefault="00255887">
          <w:pPr>
            <w:pStyle w:val="30"/>
            <w:tabs>
              <w:tab w:val="right" w:leader="dot" w:pos="8296"/>
            </w:tabs>
            <w:rPr>
              <w:rFonts w:asciiTheme="minorHAnsi" w:eastAsiaTheme="minorEastAsia" w:hAnsiTheme="minorHAnsi"/>
              <w:noProof/>
              <w:sz w:val="22"/>
              <w:lang w:val="el-GR" w:eastAsia="el-GR"/>
            </w:rPr>
          </w:pPr>
          <w:hyperlink w:anchor="_Toc43311251" w:history="1">
            <w:r w:rsidR="00841165" w:rsidRPr="004F758A">
              <w:rPr>
                <w:rStyle w:val="-"/>
                <w:noProof/>
              </w:rPr>
              <w:t>3.2.1 Infection fatality rate</w:t>
            </w:r>
            <w:r w:rsidR="00841165">
              <w:rPr>
                <w:noProof/>
                <w:webHidden/>
              </w:rPr>
              <w:tab/>
            </w:r>
            <w:r w:rsidR="00841165">
              <w:rPr>
                <w:noProof/>
                <w:webHidden/>
              </w:rPr>
              <w:fldChar w:fldCharType="begin"/>
            </w:r>
            <w:r w:rsidR="00841165">
              <w:rPr>
                <w:noProof/>
                <w:webHidden/>
              </w:rPr>
              <w:instrText xml:space="preserve"> PAGEREF _Toc43311251 \h </w:instrText>
            </w:r>
            <w:r w:rsidR="00841165">
              <w:rPr>
                <w:noProof/>
                <w:webHidden/>
              </w:rPr>
            </w:r>
            <w:r w:rsidR="00841165">
              <w:rPr>
                <w:noProof/>
                <w:webHidden/>
              </w:rPr>
              <w:fldChar w:fldCharType="separate"/>
            </w:r>
            <w:r w:rsidR="00841165">
              <w:rPr>
                <w:noProof/>
                <w:webHidden/>
              </w:rPr>
              <w:t>23</w:t>
            </w:r>
            <w:r w:rsidR="00841165">
              <w:rPr>
                <w:noProof/>
                <w:webHidden/>
              </w:rPr>
              <w:fldChar w:fldCharType="end"/>
            </w:r>
          </w:hyperlink>
        </w:p>
        <w:p w14:paraId="2003770B" w14:textId="14DF3835" w:rsidR="00841165" w:rsidRDefault="00255887">
          <w:pPr>
            <w:pStyle w:val="30"/>
            <w:tabs>
              <w:tab w:val="right" w:leader="dot" w:pos="8296"/>
            </w:tabs>
            <w:rPr>
              <w:rFonts w:asciiTheme="minorHAnsi" w:eastAsiaTheme="minorEastAsia" w:hAnsiTheme="minorHAnsi"/>
              <w:noProof/>
              <w:sz w:val="22"/>
              <w:lang w:val="el-GR" w:eastAsia="el-GR"/>
            </w:rPr>
          </w:pPr>
          <w:hyperlink w:anchor="_Toc43311252" w:history="1">
            <w:r w:rsidR="00841165" w:rsidRPr="004F758A">
              <w:rPr>
                <w:rStyle w:val="-"/>
                <w:noProof/>
              </w:rPr>
              <w:t>3.2.2 Gendered impact of the COVID-19 pandemic (Sex differences)</w:t>
            </w:r>
            <w:r w:rsidR="00841165">
              <w:rPr>
                <w:noProof/>
                <w:webHidden/>
              </w:rPr>
              <w:tab/>
            </w:r>
            <w:r w:rsidR="00841165">
              <w:rPr>
                <w:noProof/>
                <w:webHidden/>
              </w:rPr>
              <w:fldChar w:fldCharType="begin"/>
            </w:r>
            <w:r w:rsidR="00841165">
              <w:rPr>
                <w:noProof/>
                <w:webHidden/>
              </w:rPr>
              <w:instrText xml:space="preserve"> PAGEREF _Toc43311252 \h </w:instrText>
            </w:r>
            <w:r w:rsidR="00841165">
              <w:rPr>
                <w:noProof/>
                <w:webHidden/>
              </w:rPr>
            </w:r>
            <w:r w:rsidR="00841165">
              <w:rPr>
                <w:noProof/>
                <w:webHidden/>
              </w:rPr>
              <w:fldChar w:fldCharType="separate"/>
            </w:r>
            <w:r w:rsidR="00841165">
              <w:rPr>
                <w:noProof/>
                <w:webHidden/>
              </w:rPr>
              <w:t>24</w:t>
            </w:r>
            <w:r w:rsidR="00841165">
              <w:rPr>
                <w:noProof/>
                <w:webHidden/>
              </w:rPr>
              <w:fldChar w:fldCharType="end"/>
            </w:r>
          </w:hyperlink>
        </w:p>
        <w:p w14:paraId="3FFAA029" w14:textId="2BAB7773" w:rsidR="00841165" w:rsidRDefault="00255887">
          <w:pPr>
            <w:pStyle w:val="30"/>
            <w:tabs>
              <w:tab w:val="right" w:leader="dot" w:pos="8296"/>
            </w:tabs>
            <w:rPr>
              <w:rFonts w:asciiTheme="minorHAnsi" w:eastAsiaTheme="minorEastAsia" w:hAnsiTheme="minorHAnsi"/>
              <w:noProof/>
              <w:sz w:val="22"/>
              <w:lang w:val="el-GR" w:eastAsia="el-GR"/>
            </w:rPr>
          </w:pPr>
          <w:hyperlink w:anchor="_Toc43311253" w:history="1">
            <w:r w:rsidR="00841165" w:rsidRPr="004F758A">
              <w:rPr>
                <w:rStyle w:val="-"/>
                <w:noProof/>
              </w:rPr>
              <w:t>3.2.3 COVID-19 pandemic by country and territory and cases</w:t>
            </w:r>
            <w:r w:rsidR="00841165">
              <w:rPr>
                <w:noProof/>
                <w:webHidden/>
              </w:rPr>
              <w:tab/>
            </w:r>
            <w:r w:rsidR="00841165">
              <w:rPr>
                <w:noProof/>
                <w:webHidden/>
              </w:rPr>
              <w:fldChar w:fldCharType="begin"/>
            </w:r>
            <w:r w:rsidR="00841165">
              <w:rPr>
                <w:noProof/>
                <w:webHidden/>
              </w:rPr>
              <w:instrText xml:space="preserve"> PAGEREF _Toc43311253 \h </w:instrText>
            </w:r>
            <w:r w:rsidR="00841165">
              <w:rPr>
                <w:noProof/>
                <w:webHidden/>
              </w:rPr>
            </w:r>
            <w:r w:rsidR="00841165">
              <w:rPr>
                <w:noProof/>
                <w:webHidden/>
              </w:rPr>
              <w:fldChar w:fldCharType="separate"/>
            </w:r>
            <w:r w:rsidR="00841165">
              <w:rPr>
                <w:noProof/>
                <w:webHidden/>
              </w:rPr>
              <w:t>25</w:t>
            </w:r>
            <w:r w:rsidR="00841165">
              <w:rPr>
                <w:noProof/>
                <w:webHidden/>
              </w:rPr>
              <w:fldChar w:fldCharType="end"/>
            </w:r>
          </w:hyperlink>
        </w:p>
        <w:p w14:paraId="0CDF2375" w14:textId="345B66ED" w:rsidR="00841165" w:rsidRDefault="00255887">
          <w:pPr>
            <w:pStyle w:val="30"/>
            <w:tabs>
              <w:tab w:val="right" w:leader="dot" w:pos="8296"/>
            </w:tabs>
            <w:rPr>
              <w:rFonts w:asciiTheme="minorHAnsi" w:eastAsiaTheme="minorEastAsia" w:hAnsiTheme="minorHAnsi"/>
              <w:noProof/>
              <w:sz w:val="22"/>
              <w:lang w:val="el-GR" w:eastAsia="el-GR"/>
            </w:rPr>
          </w:pPr>
          <w:hyperlink w:anchor="_Toc43311254" w:history="1">
            <w:r w:rsidR="00841165" w:rsidRPr="004F758A">
              <w:rPr>
                <w:rStyle w:val="-"/>
                <w:noProof/>
              </w:rPr>
              <w:t>3.2.4 COVID-19 pandemic deaths and Mortality due to COVID-19</w:t>
            </w:r>
            <w:r w:rsidR="00841165">
              <w:rPr>
                <w:noProof/>
                <w:webHidden/>
              </w:rPr>
              <w:tab/>
            </w:r>
            <w:r w:rsidR="00841165">
              <w:rPr>
                <w:noProof/>
                <w:webHidden/>
              </w:rPr>
              <w:fldChar w:fldCharType="begin"/>
            </w:r>
            <w:r w:rsidR="00841165">
              <w:rPr>
                <w:noProof/>
                <w:webHidden/>
              </w:rPr>
              <w:instrText xml:space="preserve"> PAGEREF _Toc43311254 \h </w:instrText>
            </w:r>
            <w:r w:rsidR="00841165">
              <w:rPr>
                <w:noProof/>
                <w:webHidden/>
              </w:rPr>
            </w:r>
            <w:r w:rsidR="00841165">
              <w:rPr>
                <w:noProof/>
                <w:webHidden/>
              </w:rPr>
              <w:fldChar w:fldCharType="separate"/>
            </w:r>
            <w:r w:rsidR="00841165">
              <w:rPr>
                <w:noProof/>
                <w:webHidden/>
              </w:rPr>
              <w:t>26</w:t>
            </w:r>
            <w:r w:rsidR="00841165">
              <w:rPr>
                <w:noProof/>
                <w:webHidden/>
              </w:rPr>
              <w:fldChar w:fldCharType="end"/>
            </w:r>
          </w:hyperlink>
        </w:p>
        <w:p w14:paraId="675FFBD2" w14:textId="70C2D500" w:rsidR="00841165" w:rsidRDefault="00255887">
          <w:pPr>
            <w:pStyle w:val="20"/>
            <w:tabs>
              <w:tab w:val="right" w:leader="dot" w:pos="8296"/>
            </w:tabs>
            <w:rPr>
              <w:rFonts w:asciiTheme="minorHAnsi" w:eastAsiaTheme="minorEastAsia" w:hAnsiTheme="minorHAnsi"/>
              <w:noProof/>
              <w:sz w:val="22"/>
              <w:lang w:val="el-GR" w:eastAsia="el-GR"/>
            </w:rPr>
          </w:pPr>
          <w:hyperlink w:anchor="_Toc43311255" w:history="1">
            <w:r w:rsidR="00841165" w:rsidRPr="004F758A">
              <w:rPr>
                <w:rStyle w:val="-"/>
                <w:noProof/>
              </w:rPr>
              <w:t>3.3 Symptoms of Covid-19</w:t>
            </w:r>
            <w:r w:rsidR="00841165">
              <w:rPr>
                <w:noProof/>
                <w:webHidden/>
              </w:rPr>
              <w:tab/>
            </w:r>
            <w:r w:rsidR="00841165">
              <w:rPr>
                <w:noProof/>
                <w:webHidden/>
              </w:rPr>
              <w:fldChar w:fldCharType="begin"/>
            </w:r>
            <w:r w:rsidR="00841165">
              <w:rPr>
                <w:noProof/>
                <w:webHidden/>
              </w:rPr>
              <w:instrText xml:space="preserve"> PAGEREF _Toc43311255 \h </w:instrText>
            </w:r>
            <w:r w:rsidR="00841165">
              <w:rPr>
                <w:noProof/>
                <w:webHidden/>
              </w:rPr>
            </w:r>
            <w:r w:rsidR="00841165">
              <w:rPr>
                <w:noProof/>
                <w:webHidden/>
              </w:rPr>
              <w:fldChar w:fldCharType="separate"/>
            </w:r>
            <w:r w:rsidR="00841165">
              <w:rPr>
                <w:noProof/>
                <w:webHidden/>
              </w:rPr>
              <w:t>27</w:t>
            </w:r>
            <w:r w:rsidR="00841165">
              <w:rPr>
                <w:noProof/>
                <w:webHidden/>
              </w:rPr>
              <w:fldChar w:fldCharType="end"/>
            </w:r>
          </w:hyperlink>
        </w:p>
        <w:p w14:paraId="684C8998" w14:textId="7A900F6E" w:rsidR="00841165" w:rsidRDefault="00255887">
          <w:pPr>
            <w:pStyle w:val="20"/>
            <w:tabs>
              <w:tab w:val="right" w:leader="dot" w:pos="8296"/>
            </w:tabs>
            <w:rPr>
              <w:rFonts w:asciiTheme="minorHAnsi" w:eastAsiaTheme="minorEastAsia" w:hAnsiTheme="minorHAnsi"/>
              <w:noProof/>
              <w:sz w:val="22"/>
              <w:lang w:val="el-GR" w:eastAsia="el-GR"/>
            </w:rPr>
          </w:pPr>
          <w:hyperlink w:anchor="_Toc43311256" w:history="1">
            <w:r w:rsidR="00841165" w:rsidRPr="004F758A">
              <w:rPr>
                <w:rStyle w:val="-"/>
                <w:noProof/>
              </w:rPr>
              <w:t>3.4 Transmission of Covid-19</w:t>
            </w:r>
            <w:r w:rsidR="00841165">
              <w:rPr>
                <w:noProof/>
                <w:webHidden/>
              </w:rPr>
              <w:tab/>
            </w:r>
            <w:r w:rsidR="00841165">
              <w:rPr>
                <w:noProof/>
                <w:webHidden/>
              </w:rPr>
              <w:fldChar w:fldCharType="begin"/>
            </w:r>
            <w:r w:rsidR="00841165">
              <w:rPr>
                <w:noProof/>
                <w:webHidden/>
              </w:rPr>
              <w:instrText xml:space="preserve"> PAGEREF _Toc43311256 \h </w:instrText>
            </w:r>
            <w:r w:rsidR="00841165">
              <w:rPr>
                <w:noProof/>
                <w:webHidden/>
              </w:rPr>
            </w:r>
            <w:r w:rsidR="00841165">
              <w:rPr>
                <w:noProof/>
                <w:webHidden/>
              </w:rPr>
              <w:fldChar w:fldCharType="separate"/>
            </w:r>
            <w:r w:rsidR="00841165">
              <w:rPr>
                <w:noProof/>
                <w:webHidden/>
              </w:rPr>
              <w:t>28</w:t>
            </w:r>
            <w:r w:rsidR="00841165">
              <w:rPr>
                <w:noProof/>
                <w:webHidden/>
              </w:rPr>
              <w:fldChar w:fldCharType="end"/>
            </w:r>
          </w:hyperlink>
        </w:p>
        <w:p w14:paraId="5B47720C" w14:textId="2CFCC683" w:rsidR="00841165" w:rsidRDefault="00255887">
          <w:pPr>
            <w:pStyle w:val="20"/>
            <w:tabs>
              <w:tab w:val="right" w:leader="dot" w:pos="8296"/>
            </w:tabs>
            <w:rPr>
              <w:rFonts w:asciiTheme="minorHAnsi" w:eastAsiaTheme="minorEastAsia" w:hAnsiTheme="minorHAnsi"/>
              <w:noProof/>
              <w:sz w:val="22"/>
              <w:lang w:val="el-GR" w:eastAsia="el-GR"/>
            </w:rPr>
          </w:pPr>
          <w:hyperlink w:anchor="_Toc43311257" w:history="1">
            <w:r w:rsidR="00841165" w:rsidRPr="004F758A">
              <w:rPr>
                <w:rStyle w:val="-"/>
                <w:noProof/>
              </w:rPr>
              <w:t>3.5 Methods of Diagnosis</w:t>
            </w:r>
            <w:r w:rsidR="00841165">
              <w:rPr>
                <w:noProof/>
                <w:webHidden/>
              </w:rPr>
              <w:tab/>
            </w:r>
            <w:r w:rsidR="00841165">
              <w:rPr>
                <w:noProof/>
                <w:webHidden/>
              </w:rPr>
              <w:fldChar w:fldCharType="begin"/>
            </w:r>
            <w:r w:rsidR="00841165">
              <w:rPr>
                <w:noProof/>
                <w:webHidden/>
              </w:rPr>
              <w:instrText xml:space="preserve"> PAGEREF _Toc43311257 \h </w:instrText>
            </w:r>
            <w:r w:rsidR="00841165">
              <w:rPr>
                <w:noProof/>
                <w:webHidden/>
              </w:rPr>
            </w:r>
            <w:r w:rsidR="00841165">
              <w:rPr>
                <w:noProof/>
                <w:webHidden/>
              </w:rPr>
              <w:fldChar w:fldCharType="separate"/>
            </w:r>
            <w:r w:rsidR="00841165">
              <w:rPr>
                <w:noProof/>
                <w:webHidden/>
              </w:rPr>
              <w:t>29</w:t>
            </w:r>
            <w:r w:rsidR="00841165">
              <w:rPr>
                <w:noProof/>
                <w:webHidden/>
              </w:rPr>
              <w:fldChar w:fldCharType="end"/>
            </w:r>
          </w:hyperlink>
        </w:p>
        <w:p w14:paraId="5EEF0A6D" w14:textId="43703108" w:rsidR="00841165" w:rsidRDefault="00255887">
          <w:pPr>
            <w:pStyle w:val="20"/>
            <w:tabs>
              <w:tab w:val="right" w:leader="dot" w:pos="8296"/>
            </w:tabs>
            <w:rPr>
              <w:rFonts w:asciiTheme="minorHAnsi" w:eastAsiaTheme="minorEastAsia" w:hAnsiTheme="minorHAnsi"/>
              <w:noProof/>
              <w:sz w:val="22"/>
              <w:lang w:val="el-GR" w:eastAsia="el-GR"/>
            </w:rPr>
          </w:pPr>
          <w:hyperlink w:anchor="_Toc43311258" w:history="1">
            <w:r w:rsidR="00841165" w:rsidRPr="004F758A">
              <w:rPr>
                <w:rStyle w:val="-"/>
                <w:noProof/>
              </w:rPr>
              <w:t>3.6 Cure and measures</w:t>
            </w:r>
            <w:r w:rsidR="00841165">
              <w:rPr>
                <w:noProof/>
                <w:webHidden/>
              </w:rPr>
              <w:tab/>
            </w:r>
            <w:r w:rsidR="00841165">
              <w:rPr>
                <w:noProof/>
                <w:webHidden/>
              </w:rPr>
              <w:fldChar w:fldCharType="begin"/>
            </w:r>
            <w:r w:rsidR="00841165">
              <w:rPr>
                <w:noProof/>
                <w:webHidden/>
              </w:rPr>
              <w:instrText xml:space="preserve"> PAGEREF _Toc43311258 \h </w:instrText>
            </w:r>
            <w:r w:rsidR="00841165">
              <w:rPr>
                <w:noProof/>
                <w:webHidden/>
              </w:rPr>
            </w:r>
            <w:r w:rsidR="00841165">
              <w:rPr>
                <w:noProof/>
                <w:webHidden/>
              </w:rPr>
              <w:fldChar w:fldCharType="separate"/>
            </w:r>
            <w:r w:rsidR="00841165">
              <w:rPr>
                <w:noProof/>
                <w:webHidden/>
              </w:rPr>
              <w:t>29</w:t>
            </w:r>
            <w:r w:rsidR="00841165">
              <w:rPr>
                <w:noProof/>
                <w:webHidden/>
              </w:rPr>
              <w:fldChar w:fldCharType="end"/>
            </w:r>
          </w:hyperlink>
        </w:p>
        <w:p w14:paraId="136FF029" w14:textId="2150ED21" w:rsidR="00841165" w:rsidRDefault="00255887">
          <w:pPr>
            <w:pStyle w:val="20"/>
            <w:tabs>
              <w:tab w:val="right" w:leader="dot" w:pos="8296"/>
            </w:tabs>
            <w:rPr>
              <w:rFonts w:asciiTheme="minorHAnsi" w:eastAsiaTheme="minorEastAsia" w:hAnsiTheme="minorHAnsi"/>
              <w:noProof/>
              <w:sz w:val="22"/>
              <w:lang w:val="el-GR" w:eastAsia="el-GR"/>
            </w:rPr>
          </w:pPr>
          <w:hyperlink w:anchor="_Toc43311259" w:history="1">
            <w:r w:rsidR="00841165" w:rsidRPr="004F758A">
              <w:rPr>
                <w:rStyle w:val="-"/>
                <w:noProof/>
              </w:rPr>
              <w:t>3.7 Consequences of Covid-19 pandemic</w:t>
            </w:r>
            <w:r w:rsidR="00841165">
              <w:rPr>
                <w:noProof/>
                <w:webHidden/>
              </w:rPr>
              <w:tab/>
            </w:r>
            <w:r w:rsidR="00841165">
              <w:rPr>
                <w:noProof/>
                <w:webHidden/>
              </w:rPr>
              <w:fldChar w:fldCharType="begin"/>
            </w:r>
            <w:r w:rsidR="00841165">
              <w:rPr>
                <w:noProof/>
                <w:webHidden/>
              </w:rPr>
              <w:instrText xml:space="preserve"> PAGEREF _Toc43311259 \h </w:instrText>
            </w:r>
            <w:r w:rsidR="00841165">
              <w:rPr>
                <w:noProof/>
                <w:webHidden/>
              </w:rPr>
            </w:r>
            <w:r w:rsidR="00841165">
              <w:rPr>
                <w:noProof/>
                <w:webHidden/>
              </w:rPr>
              <w:fldChar w:fldCharType="separate"/>
            </w:r>
            <w:r w:rsidR="00841165">
              <w:rPr>
                <w:noProof/>
                <w:webHidden/>
              </w:rPr>
              <w:t>32</w:t>
            </w:r>
            <w:r w:rsidR="00841165">
              <w:rPr>
                <w:noProof/>
                <w:webHidden/>
              </w:rPr>
              <w:fldChar w:fldCharType="end"/>
            </w:r>
          </w:hyperlink>
        </w:p>
        <w:p w14:paraId="485D1256" w14:textId="43B6B2EA" w:rsidR="00841165" w:rsidRDefault="00255887">
          <w:pPr>
            <w:pStyle w:val="10"/>
            <w:rPr>
              <w:rFonts w:asciiTheme="minorHAnsi" w:eastAsiaTheme="minorEastAsia" w:hAnsiTheme="minorHAnsi"/>
              <w:noProof/>
              <w:sz w:val="22"/>
              <w:lang w:val="el-GR" w:eastAsia="el-GR"/>
            </w:rPr>
          </w:pPr>
          <w:hyperlink w:anchor="_Toc43311260" w:history="1">
            <w:r w:rsidR="00841165" w:rsidRPr="004F758A">
              <w:rPr>
                <w:rStyle w:val="-"/>
                <w:noProof/>
              </w:rPr>
              <w:t>Chapter 4: Application</w:t>
            </w:r>
            <w:r w:rsidR="00841165">
              <w:rPr>
                <w:noProof/>
                <w:webHidden/>
              </w:rPr>
              <w:tab/>
            </w:r>
            <w:r w:rsidR="00841165">
              <w:rPr>
                <w:noProof/>
                <w:webHidden/>
              </w:rPr>
              <w:fldChar w:fldCharType="begin"/>
            </w:r>
            <w:r w:rsidR="00841165">
              <w:rPr>
                <w:noProof/>
                <w:webHidden/>
              </w:rPr>
              <w:instrText xml:space="preserve"> PAGEREF _Toc43311260 \h </w:instrText>
            </w:r>
            <w:r w:rsidR="00841165">
              <w:rPr>
                <w:noProof/>
                <w:webHidden/>
              </w:rPr>
            </w:r>
            <w:r w:rsidR="00841165">
              <w:rPr>
                <w:noProof/>
                <w:webHidden/>
              </w:rPr>
              <w:fldChar w:fldCharType="separate"/>
            </w:r>
            <w:r w:rsidR="00841165">
              <w:rPr>
                <w:noProof/>
                <w:webHidden/>
              </w:rPr>
              <w:t>33</w:t>
            </w:r>
            <w:r w:rsidR="00841165">
              <w:rPr>
                <w:noProof/>
                <w:webHidden/>
              </w:rPr>
              <w:fldChar w:fldCharType="end"/>
            </w:r>
          </w:hyperlink>
        </w:p>
        <w:p w14:paraId="359544FC" w14:textId="669BD265" w:rsidR="00841165" w:rsidRDefault="00255887">
          <w:pPr>
            <w:pStyle w:val="10"/>
            <w:rPr>
              <w:rFonts w:asciiTheme="minorHAnsi" w:eastAsiaTheme="minorEastAsia" w:hAnsiTheme="minorHAnsi"/>
              <w:noProof/>
              <w:sz w:val="22"/>
              <w:lang w:val="el-GR" w:eastAsia="el-GR"/>
            </w:rPr>
          </w:pPr>
          <w:hyperlink w:anchor="_Toc43311261" w:history="1">
            <w:r w:rsidR="00841165" w:rsidRPr="004F758A">
              <w:rPr>
                <w:rStyle w:val="-"/>
                <w:noProof/>
              </w:rPr>
              <w:t>Chapter 5: Conclusion – Future Research</w:t>
            </w:r>
            <w:r w:rsidR="00841165">
              <w:rPr>
                <w:noProof/>
                <w:webHidden/>
              </w:rPr>
              <w:tab/>
            </w:r>
            <w:r w:rsidR="00841165">
              <w:rPr>
                <w:noProof/>
                <w:webHidden/>
              </w:rPr>
              <w:fldChar w:fldCharType="begin"/>
            </w:r>
            <w:r w:rsidR="00841165">
              <w:rPr>
                <w:noProof/>
                <w:webHidden/>
              </w:rPr>
              <w:instrText xml:space="preserve"> PAGEREF _Toc43311261 \h </w:instrText>
            </w:r>
            <w:r w:rsidR="00841165">
              <w:rPr>
                <w:noProof/>
                <w:webHidden/>
              </w:rPr>
            </w:r>
            <w:r w:rsidR="00841165">
              <w:rPr>
                <w:noProof/>
                <w:webHidden/>
              </w:rPr>
              <w:fldChar w:fldCharType="separate"/>
            </w:r>
            <w:r w:rsidR="00841165">
              <w:rPr>
                <w:noProof/>
                <w:webHidden/>
              </w:rPr>
              <w:t>34</w:t>
            </w:r>
            <w:r w:rsidR="00841165">
              <w:rPr>
                <w:noProof/>
                <w:webHidden/>
              </w:rPr>
              <w:fldChar w:fldCharType="end"/>
            </w:r>
          </w:hyperlink>
        </w:p>
        <w:p w14:paraId="3A8445EC" w14:textId="1FB2356C" w:rsidR="00841165" w:rsidRDefault="00255887">
          <w:pPr>
            <w:pStyle w:val="10"/>
            <w:rPr>
              <w:rFonts w:asciiTheme="minorHAnsi" w:eastAsiaTheme="minorEastAsia" w:hAnsiTheme="minorHAnsi"/>
              <w:noProof/>
              <w:sz w:val="22"/>
              <w:lang w:val="el-GR" w:eastAsia="el-GR"/>
            </w:rPr>
          </w:pPr>
          <w:hyperlink w:anchor="_Toc43311262" w:history="1">
            <w:r w:rsidR="00841165" w:rsidRPr="004F758A">
              <w:rPr>
                <w:rStyle w:val="-"/>
                <w:noProof/>
              </w:rPr>
              <w:t>Bibliography</w:t>
            </w:r>
            <w:r w:rsidR="00841165">
              <w:rPr>
                <w:noProof/>
                <w:webHidden/>
              </w:rPr>
              <w:tab/>
            </w:r>
            <w:r w:rsidR="00841165">
              <w:rPr>
                <w:noProof/>
                <w:webHidden/>
              </w:rPr>
              <w:fldChar w:fldCharType="begin"/>
            </w:r>
            <w:r w:rsidR="00841165">
              <w:rPr>
                <w:noProof/>
                <w:webHidden/>
              </w:rPr>
              <w:instrText xml:space="preserve"> PAGEREF _Toc43311262 \h </w:instrText>
            </w:r>
            <w:r w:rsidR="00841165">
              <w:rPr>
                <w:noProof/>
                <w:webHidden/>
              </w:rPr>
            </w:r>
            <w:r w:rsidR="00841165">
              <w:rPr>
                <w:noProof/>
                <w:webHidden/>
              </w:rPr>
              <w:fldChar w:fldCharType="separate"/>
            </w:r>
            <w:r w:rsidR="00841165">
              <w:rPr>
                <w:noProof/>
                <w:webHidden/>
              </w:rPr>
              <w:t>36</w:t>
            </w:r>
            <w:r w:rsidR="00841165">
              <w:rPr>
                <w:noProof/>
                <w:webHidden/>
              </w:rPr>
              <w:fldChar w:fldCharType="end"/>
            </w:r>
          </w:hyperlink>
        </w:p>
        <w:p w14:paraId="12E75AF3" w14:textId="59713CB7" w:rsidR="00E63081" w:rsidRDefault="00E63081">
          <w:r>
            <w:rPr>
              <w:b/>
              <w:bCs/>
              <w:noProof/>
            </w:rPr>
            <w:fldChar w:fldCharType="end"/>
          </w:r>
        </w:p>
      </w:sdtContent>
    </w:sdt>
    <w:p w14:paraId="76DF0C22" w14:textId="04A48DB7" w:rsidR="00BA057E" w:rsidRDefault="00BA057E">
      <w:pPr>
        <w:spacing w:before="0" w:after="160" w:line="259" w:lineRule="auto"/>
        <w:jc w:val="left"/>
        <w:rPr>
          <w:rFonts w:eastAsiaTheme="majorEastAsia" w:cstheme="majorBidi"/>
          <w:b/>
          <w:spacing w:val="24"/>
          <w:sz w:val="40"/>
          <w:szCs w:val="32"/>
        </w:rPr>
      </w:pPr>
      <w:r>
        <w:br w:type="page"/>
      </w:r>
    </w:p>
    <w:p w14:paraId="301C3111" w14:textId="687D4CAD" w:rsidR="00FF1F78" w:rsidRPr="00FF1F78" w:rsidRDefault="00356223" w:rsidP="00356223">
      <w:pPr>
        <w:pStyle w:val="1"/>
      </w:pPr>
      <w:bookmarkStart w:id="2" w:name="_Toc43311240"/>
      <w:r>
        <w:lastRenderedPageBreak/>
        <w:t>Acknowledgements</w:t>
      </w:r>
      <w:bookmarkEnd w:id="2"/>
    </w:p>
    <w:p w14:paraId="4493308B" w14:textId="22F4FA3A" w:rsidR="00356223" w:rsidRDefault="00657864" w:rsidP="001D1E26">
      <w:pPr>
        <w:ind w:firstLine="720"/>
        <w:rPr>
          <w:rFonts w:cs="Times New Roman"/>
          <w:szCs w:val="24"/>
        </w:rPr>
      </w:pPr>
      <w:r>
        <w:rPr>
          <w:rFonts w:cs="Times New Roman"/>
          <w:szCs w:val="24"/>
        </w:rPr>
        <w:t xml:space="preserve">I would like to </w:t>
      </w:r>
      <w:r w:rsidR="00FE5939">
        <w:rPr>
          <w:rFonts w:cs="Times New Roman"/>
          <w:szCs w:val="24"/>
        </w:rPr>
        <w:t>thank professor Jesus Garcia</w:t>
      </w:r>
      <w:r>
        <w:rPr>
          <w:rFonts w:cs="Times New Roman"/>
          <w:szCs w:val="24"/>
        </w:rPr>
        <w:t xml:space="preserve"> for the opportunity he gave </w:t>
      </w:r>
      <w:r w:rsidR="00FE5939">
        <w:rPr>
          <w:rFonts w:cs="Times New Roman"/>
          <w:szCs w:val="24"/>
        </w:rPr>
        <w:t>me to work on this internship</w:t>
      </w:r>
      <w:r>
        <w:rPr>
          <w:rFonts w:cs="Times New Roman"/>
          <w:szCs w:val="24"/>
        </w:rPr>
        <w:t xml:space="preserve">, as I have learned a lot </w:t>
      </w:r>
      <w:r w:rsidR="00FE5939">
        <w:rPr>
          <w:rFonts w:cs="Times New Roman"/>
          <w:szCs w:val="24"/>
        </w:rPr>
        <w:t>regarding Data Mining</w:t>
      </w:r>
      <w:r>
        <w:rPr>
          <w:rFonts w:cs="Times New Roman"/>
          <w:szCs w:val="24"/>
        </w:rPr>
        <w:t>.</w:t>
      </w:r>
      <w:r w:rsidR="00356223">
        <w:rPr>
          <w:rFonts w:cs="Times New Roman"/>
          <w:szCs w:val="24"/>
        </w:rPr>
        <w:t xml:space="preserve"> </w:t>
      </w:r>
      <w:r w:rsidR="00A3194C" w:rsidRPr="00A3194C">
        <w:rPr>
          <w:rFonts w:cs="Times New Roman"/>
          <w:szCs w:val="24"/>
        </w:rPr>
        <w:t xml:space="preserve">I </w:t>
      </w:r>
      <w:r w:rsidR="00A3194C">
        <w:rPr>
          <w:rFonts w:cs="Times New Roman"/>
          <w:szCs w:val="24"/>
        </w:rPr>
        <w:t>would also like to thank PhD</w:t>
      </w:r>
      <w:r w:rsidR="00FE5939">
        <w:rPr>
          <w:rFonts w:cs="Times New Roman"/>
          <w:szCs w:val="24"/>
        </w:rPr>
        <w:t xml:space="preserve"> candidate Juan Pedro </w:t>
      </w:r>
      <w:proofErr w:type="spellStart"/>
      <w:r w:rsidR="00FE5939">
        <w:rPr>
          <w:rFonts w:cs="Times New Roman"/>
          <w:szCs w:val="24"/>
        </w:rPr>
        <w:t>Llerena</w:t>
      </w:r>
      <w:proofErr w:type="spellEnd"/>
      <w:r w:rsidR="00FE5939">
        <w:rPr>
          <w:rFonts w:cs="Times New Roman"/>
          <w:szCs w:val="24"/>
        </w:rPr>
        <w:t xml:space="preserve"> </w:t>
      </w:r>
      <w:proofErr w:type="spellStart"/>
      <w:r w:rsidR="00FE5939">
        <w:rPr>
          <w:rFonts w:cs="Times New Roman"/>
          <w:szCs w:val="24"/>
        </w:rPr>
        <w:t>Ca</w:t>
      </w:r>
      <w:r w:rsidR="00FE5939" w:rsidRPr="00FE5939">
        <w:rPr>
          <w:rFonts w:cs="Times New Roman"/>
          <w:szCs w:val="24"/>
        </w:rPr>
        <w:t>ñ</w:t>
      </w:r>
      <w:r w:rsidR="00FE5939">
        <w:rPr>
          <w:rFonts w:cs="Times New Roman"/>
          <w:szCs w:val="24"/>
        </w:rPr>
        <w:t>a</w:t>
      </w:r>
      <w:proofErr w:type="spellEnd"/>
      <w:r w:rsidR="00FE5939">
        <w:rPr>
          <w:rFonts w:cs="Times New Roman"/>
          <w:szCs w:val="24"/>
        </w:rPr>
        <w:t xml:space="preserve"> for the </w:t>
      </w:r>
      <w:r w:rsidR="00A3194C">
        <w:rPr>
          <w:rFonts w:cs="Times New Roman"/>
          <w:szCs w:val="24"/>
        </w:rPr>
        <w:t>collaboration and his help throughout</w:t>
      </w:r>
      <w:r w:rsidR="00FE5939">
        <w:rPr>
          <w:rFonts w:cs="Times New Roman"/>
          <w:szCs w:val="24"/>
        </w:rPr>
        <w:t xml:space="preserve"> this internship</w:t>
      </w:r>
      <w:r w:rsidR="00A3194C">
        <w:rPr>
          <w:rFonts w:cs="Times New Roman"/>
          <w:szCs w:val="24"/>
        </w:rPr>
        <w:t>.</w:t>
      </w:r>
    </w:p>
    <w:p w14:paraId="46F9E89F" w14:textId="6DDDAC61" w:rsidR="001D1E26" w:rsidRPr="00356223" w:rsidRDefault="001D1E26" w:rsidP="007C11D5">
      <w:pPr>
        <w:ind w:firstLine="720"/>
        <w:rPr>
          <w:rFonts w:cs="Times New Roman"/>
          <w:szCs w:val="24"/>
        </w:rPr>
      </w:pPr>
      <w:r>
        <w:rPr>
          <w:rFonts w:cs="Times New Roman"/>
          <w:szCs w:val="24"/>
        </w:rPr>
        <w:t xml:space="preserve">Finally, I would like to thank my parents, </w:t>
      </w:r>
      <w:proofErr w:type="spellStart"/>
      <w:r>
        <w:rPr>
          <w:rFonts w:cs="Times New Roman"/>
          <w:szCs w:val="24"/>
        </w:rPr>
        <w:t>Vasileios</w:t>
      </w:r>
      <w:proofErr w:type="spellEnd"/>
      <w:r>
        <w:rPr>
          <w:rFonts w:cs="Times New Roman"/>
          <w:szCs w:val="24"/>
        </w:rPr>
        <w:t xml:space="preserve"> and </w:t>
      </w:r>
      <w:proofErr w:type="spellStart"/>
      <w:r>
        <w:rPr>
          <w:rFonts w:cs="Times New Roman"/>
          <w:szCs w:val="24"/>
        </w:rPr>
        <w:t>Lamprini</w:t>
      </w:r>
      <w:proofErr w:type="spellEnd"/>
      <w:r>
        <w:rPr>
          <w:rFonts w:cs="Times New Roman"/>
          <w:szCs w:val="24"/>
        </w:rPr>
        <w:t xml:space="preserve"> for their support</w:t>
      </w:r>
      <w:r w:rsidR="008C6870">
        <w:rPr>
          <w:rFonts w:cs="Times New Roman"/>
          <w:szCs w:val="24"/>
        </w:rPr>
        <w:t xml:space="preserve"> in every step of my life and the</w:t>
      </w:r>
      <w:r>
        <w:rPr>
          <w:rFonts w:cs="Times New Roman"/>
          <w:szCs w:val="24"/>
        </w:rPr>
        <w:t xml:space="preserve"> friends</w:t>
      </w:r>
      <w:r w:rsidR="008C6870">
        <w:rPr>
          <w:rFonts w:cs="Times New Roman"/>
          <w:szCs w:val="24"/>
        </w:rPr>
        <w:t xml:space="preserve"> I met as the experience of the internship</w:t>
      </w:r>
      <w:r>
        <w:rPr>
          <w:rFonts w:cs="Times New Roman"/>
          <w:szCs w:val="24"/>
        </w:rPr>
        <w:t xml:space="preserve"> would be totally different without them.</w:t>
      </w:r>
    </w:p>
    <w:p w14:paraId="7C5E03FC" w14:textId="77777777" w:rsidR="00356223" w:rsidRDefault="00356223">
      <w:pPr>
        <w:spacing w:before="0" w:after="160" w:line="259" w:lineRule="auto"/>
        <w:rPr>
          <w:rFonts w:cs="Times New Roman"/>
          <w:b/>
          <w:sz w:val="36"/>
          <w:szCs w:val="36"/>
        </w:rPr>
      </w:pPr>
      <w:r>
        <w:rPr>
          <w:rFonts w:cs="Times New Roman"/>
          <w:b/>
          <w:sz w:val="36"/>
          <w:szCs w:val="36"/>
        </w:rPr>
        <w:br w:type="page"/>
      </w:r>
    </w:p>
    <w:p w14:paraId="402945E9" w14:textId="77777777" w:rsidR="00DA591B" w:rsidRDefault="00DA591B" w:rsidP="00E63081">
      <w:pPr>
        <w:pStyle w:val="1"/>
      </w:pPr>
    </w:p>
    <w:p w14:paraId="1734720C" w14:textId="77777777" w:rsidR="00BC2E52" w:rsidRDefault="00BC2E52">
      <w:pPr>
        <w:spacing w:before="0" w:after="160" w:line="259" w:lineRule="auto"/>
        <w:jc w:val="left"/>
        <w:rPr>
          <w:rFonts w:eastAsiaTheme="majorEastAsia" w:cstheme="majorBidi"/>
          <w:b/>
          <w:spacing w:val="24"/>
          <w:sz w:val="40"/>
          <w:szCs w:val="32"/>
        </w:rPr>
      </w:pPr>
      <w:r>
        <w:br w:type="page"/>
      </w:r>
    </w:p>
    <w:p w14:paraId="7168B809" w14:textId="23413253" w:rsidR="002D3855" w:rsidRDefault="00E63081" w:rsidP="00991042">
      <w:pPr>
        <w:pStyle w:val="1"/>
      </w:pPr>
      <w:bookmarkStart w:id="3" w:name="_Toc43311241"/>
      <w:r>
        <w:lastRenderedPageBreak/>
        <w:t>Chapter 1: Introduction</w:t>
      </w:r>
      <w:bookmarkEnd w:id="3"/>
    </w:p>
    <w:p w14:paraId="66F81C54" w14:textId="77777777" w:rsidR="00BC2E52" w:rsidRDefault="00BC2E52">
      <w:pPr>
        <w:spacing w:before="0" w:after="160" w:line="259" w:lineRule="auto"/>
        <w:jc w:val="left"/>
        <w:rPr>
          <w:rFonts w:eastAsiaTheme="majorEastAsia" w:cstheme="majorBidi"/>
          <w:b/>
          <w:spacing w:val="24"/>
          <w:sz w:val="40"/>
          <w:szCs w:val="32"/>
        </w:rPr>
      </w:pPr>
      <w:r>
        <w:br w:type="page"/>
      </w:r>
    </w:p>
    <w:p w14:paraId="3DCBCDC9" w14:textId="3393763A" w:rsidR="00033F8A" w:rsidRPr="00356223" w:rsidRDefault="00356223" w:rsidP="007C11D5">
      <w:pPr>
        <w:pStyle w:val="1"/>
      </w:pPr>
      <w:bookmarkStart w:id="4" w:name="_Toc43311242"/>
      <w:r>
        <w:lastRenderedPageBreak/>
        <w:t xml:space="preserve">Chapter </w:t>
      </w:r>
      <w:del w:id="5" w:author="Aristotelis Lazaridis" w:date="2020-01-14T13:57:00Z">
        <w:r w:rsidDel="00E92E58">
          <w:delText>1</w:delText>
        </w:r>
      </w:del>
      <w:ins w:id="6" w:author="Aristotelis Lazaridis" w:date="2020-01-14T13:57:00Z">
        <w:r w:rsidR="00E92E58">
          <w:t>2</w:t>
        </w:r>
      </w:ins>
      <w:r>
        <w:t xml:space="preserve">: Introduction - </w:t>
      </w:r>
      <w:r w:rsidR="00874A5D" w:rsidRPr="00874A5D">
        <w:t xml:space="preserve">History of </w:t>
      </w:r>
      <w:r w:rsidR="008C6870">
        <w:t>Data Mining</w:t>
      </w:r>
      <w:bookmarkEnd w:id="4"/>
    </w:p>
    <w:p w14:paraId="0B88014A" w14:textId="1BAF02F2" w:rsidR="003258F9" w:rsidRDefault="00F479E2" w:rsidP="00F479E2">
      <w:pPr>
        <w:pStyle w:val="2"/>
        <w:ind w:left="0" w:firstLine="288"/>
      </w:pPr>
      <w:bookmarkStart w:id="7" w:name="_Toc43311243"/>
      <w:r>
        <w:t>2.1 D</w:t>
      </w:r>
      <w:r w:rsidR="003258F9">
        <w:t>ata mining</w:t>
      </w:r>
      <w:bookmarkEnd w:id="7"/>
    </w:p>
    <w:p w14:paraId="73799713" w14:textId="7C924B31" w:rsidR="003258F9" w:rsidRDefault="003A6B68" w:rsidP="00AD6C76">
      <w:pPr>
        <w:ind w:firstLine="288"/>
        <w:rPr>
          <w:rFonts w:eastAsia="Times New Roman"/>
          <w:szCs w:val="24"/>
          <w:lang w:eastAsia="el-GR"/>
        </w:rPr>
      </w:pPr>
      <w:r>
        <w:rPr>
          <w:rFonts w:eastAsia="Times New Roman"/>
          <w:szCs w:val="24"/>
          <w:lang w:eastAsia="el-GR"/>
        </w:rPr>
        <w:t>The computerization of our society has substantially enhanced our capabilities for both generating and collecting data from diverse sources. A tremendous amount of data has flooded almost every aspect of our lives. This explosive growth in stored or transient data has generated an urgent need for new techniques and automated tools that can intelligently assist us in transforming the vast amounts of data into useful information and knowledge. This has led to the generation of a promising and flourishing frontier in computer science called data mining and its various applications.</w:t>
      </w:r>
    </w:p>
    <w:p w14:paraId="59E004FA" w14:textId="77777777" w:rsidR="00AD6C76" w:rsidRDefault="003A6B68" w:rsidP="00F479E2">
      <w:pPr>
        <w:ind w:firstLine="288"/>
        <w:rPr>
          <w:rFonts w:eastAsia="Times New Roman"/>
          <w:szCs w:val="24"/>
          <w:lang w:eastAsia="el-GR"/>
        </w:rPr>
      </w:pPr>
      <w:r>
        <w:rPr>
          <w:rFonts w:eastAsia="Times New Roman"/>
          <w:szCs w:val="24"/>
          <w:lang w:eastAsia="el-GR"/>
        </w:rPr>
        <w:t>Data mining is the process of discovering meaningful new correlations, patterns and trends by sifting through large amounts of data stored in repositories, using pattern recognition technologies as well as statistical and mathematical techniques.</w:t>
      </w:r>
    </w:p>
    <w:p w14:paraId="44285F18" w14:textId="4A91A390" w:rsidR="00AD6C76" w:rsidRDefault="00596B0A" w:rsidP="00F479E2">
      <w:pPr>
        <w:ind w:firstLine="288"/>
        <w:rPr>
          <w:rFonts w:eastAsia="Times New Roman"/>
          <w:szCs w:val="24"/>
          <w:lang w:eastAsia="el-GR"/>
        </w:rPr>
      </w:pPr>
      <w:r>
        <w:rPr>
          <w:rFonts w:eastAsia="Times New Roman"/>
          <w:szCs w:val="24"/>
          <w:lang w:eastAsia="el-GR"/>
        </w:rPr>
        <w:t>I</w:t>
      </w:r>
      <w:r w:rsidR="00AD6C76" w:rsidRPr="00207489">
        <w:rPr>
          <w:rFonts w:eastAsia="Times New Roman"/>
          <w:szCs w:val="24"/>
          <w:lang w:eastAsia="el-GR"/>
        </w:rPr>
        <w:t>ts foundation comprises three intertwined scientific disciplines: statistics (the numeric study of data relationships), artificial intelligence (human-like intelligence displayed by software and/or machines) and machine learning (algorithms that can learn from data to make predictions)</w:t>
      </w:r>
      <w:r w:rsidR="009E4A51">
        <w:rPr>
          <w:rFonts w:eastAsia="Times New Roman"/>
          <w:szCs w:val="24"/>
          <w:lang w:eastAsia="el-GR"/>
        </w:rPr>
        <w:t xml:space="preserve"> (Figure 1)</w:t>
      </w:r>
      <w:r w:rsidR="00AD6C76" w:rsidRPr="00207489">
        <w:rPr>
          <w:rFonts w:eastAsia="Times New Roman"/>
          <w:szCs w:val="24"/>
          <w:lang w:eastAsia="el-GR"/>
        </w:rPr>
        <w:t>. What was old is new again, as data mining technology keeps evolving to keep pace with the limitless potential of big data and affordable computing power.</w:t>
      </w:r>
      <w:r w:rsidR="00AD6C76" w:rsidRPr="003A6B68">
        <w:rPr>
          <w:rFonts w:eastAsia="Times New Roman"/>
          <w:szCs w:val="24"/>
          <w:lang w:eastAsia="el-GR"/>
        </w:rPr>
        <w:t xml:space="preserve"> </w:t>
      </w:r>
      <w:r w:rsidR="00AD6C76" w:rsidRPr="00980C89">
        <w:rPr>
          <w:rFonts w:eastAsia="Times New Roman"/>
          <w:szCs w:val="24"/>
          <w:lang w:eastAsia="el-GR"/>
        </w:rPr>
        <w:t>Data mining is widely used in business (insurance, banking, retail), science research (astronomy, medicine), and government security (detection of criminals and terrorists).</w:t>
      </w:r>
      <w:r w:rsidR="00AD6C76" w:rsidRPr="00AA46CE">
        <w:rPr>
          <w:rFonts w:eastAsia="Times New Roman"/>
          <w:szCs w:val="24"/>
          <w:lang w:eastAsia="el-GR"/>
        </w:rPr>
        <w:t xml:space="preserve"> </w:t>
      </w:r>
      <w:r w:rsidR="00AD6C76" w:rsidRPr="00980C89">
        <w:rPr>
          <w:rFonts w:eastAsia="Times New Roman"/>
          <w:szCs w:val="24"/>
          <w:lang w:eastAsia="el-GR"/>
        </w:rPr>
        <w:t>One of the earliest successful applications of data mining</w:t>
      </w:r>
      <w:r w:rsidR="00AD6C76">
        <w:rPr>
          <w:rFonts w:eastAsia="Times New Roman"/>
          <w:szCs w:val="24"/>
          <w:lang w:eastAsia="el-GR"/>
        </w:rPr>
        <w:t xml:space="preserve"> </w:t>
      </w:r>
      <w:r w:rsidR="00AD6C76" w:rsidRPr="00980C89">
        <w:rPr>
          <w:rFonts w:eastAsia="Times New Roman"/>
          <w:szCs w:val="24"/>
          <w:lang w:eastAsia="el-GR"/>
        </w:rPr>
        <w:t>was credit-card-fraud detection.</w:t>
      </w:r>
    </w:p>
    <w:p w14:paraId="5696A676" w14:textId="17539568" w:rsidR="00AD6C76" w:rsidRDefault="009E4A51" w:rsidP="00AD6C76">
      <w:pPr>
        <w:ind w:firstLine="720"/>
        <w:rPr>
          <w:rFonts w:eastAsia="Times New Roman"/>
          <w:szCs w:val="24"/>
          <w:lang w:eastAsia="el-GR"/>
        </w:rPr>
      </w:pPr>
      <w:r>
        <w:rPr>
          <w:rFonts w:eastAsia="Times New Roman"/>
          <w:noProof/>
          <w:szCs w:val="24"/>
          <w:lang w:val="el-GR" w:eastAsia="el-GR"/>
        </w:rPr>
        <w:lastRenderedPageBreak/>
        <w:drawing>
          <wp:inline distT="0" distB="0" distL="0" distR="0" wp14:anchorId="40A1005F" wp14:editId="0E97C32A">
            <wp:extent cx="4276725" cy="2850978"/>
            <wp:effectExtent l="0" t="0" r="0" b="698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ining.jpg"/>
                    <pic:cNvPicPr/>
                  </pic:nvPicPr>
                  <pic:blipFill>
                    <a:blip r:embed="rId9">
                      <a:extLst>
                        <a:ext uri="{28A0092B-C50C-407E-A947-70E740481C1C}">
                          <a14:useLocalDpi xmlns:a14="http://schemas.microsoft.com/office/drawing/2010/main" val="0"/>
                        </a:ext>
                      </a:extLst>
                    </a:blip>
                    <a:stretch>
                      <a:fillRect/>
                    </a:stretch>
                  </pic:blipFill>
                  <pic:spPr>
                    <a:xfrm>
                      <a:off x="0" y="0"/>
                      <a:ext cx="4279103" cy="2852563"/>
                    </a:xfrm>
                    <a:prstGeom prst="rect">
                      <a:avLst/>
                    </a:prstGeom>
                  </pic:spPr>
                </pic:pic>
              </a:graphicData>
            </a:graphic>
          </wp:inline>
        </w:drawing>
      </w:r>
    </w:p>
    <w:p w14:paraId="0E62D509" w14:textId="0EA5125F" w:rsidR="009E4A51" w:rsidRPr="009E4A51" w:rsidRDefault="009E4A51" w:rsidP="00AD6C76">
      <w:pPr>
        <w:ind w:firstLine="720"/>
        <w:rPr>
          <w:rFonts w:eastAsia="Times New Roman"/>
          <w:i/>
          <w:szCs w:val="24"/>
          <w:lang w:eastAsia="el-GR"/>
        </w:rPr>
      </w:pPr>
      <w:r w:rsidRPr="009E4A51">
        <w:rPr>
          <w:rFonts w:eastAsia="Times New Roman"/>
          <w:i/>
          <w:szCs w:val="24"/>
          <w:lang w:eastAsia="el-GR"/>
        </w:rPr>
        <w:t>Figure 1: Scientific disciplines that comprise the foundations of data mining</w:t>
      </w:r>
    </w:p>
    <w:p w14:paraId="21ADC362" w14:textId="01A55693" w:rsidR="003A6B68" w:rsidRDefault="00AD6C76" w:rsidP="00F479E2">
      <w:pPr>
        <w:pStyle w:val="2"/>
        <w:rPr>
          <w:rFonts w:eastAsia="Times New Roman"/>
          <w:szCs w:val="24"/>
          <w:lang w:eastAsia="el-GR"/>
        </w:rPr>
      </w:pPr>
      <w:bookmarkStart w:id="8" w:name="_Toc43311244"/>
      <w:r>
        <w:t xml:space="preserve">2.2 </w:t>
      </w:r>
      <w:r w:rsidRPr="00E92E58">
        <w:t>Roots</w:t>
      </w:r>
      <w:r w:rsidRPr="00874A5D">
        <w:t xml:space="preserve"> of </w:t>
      </w:r>
      <w:r w:rsidR="00F479E2">
        <w:t>Data Mining</w:t>
      </w:r>
      <w:bookmarkEnd w:id="8"/>
    </w:p>
    <w:p w14:paraId="3604BC24" w14:textId="0645CD14" w:rsidR="003A6B68" w:rsidRPr="003A6B68" w:rsidRDefault="003A6B68" w:rsidP="00F479E2">
      <w:pPr>
        <w:ind w:firstLine="288"/>
        <w:rPr>
          <w:rFonts w:eastAsia="Times New Roman"/>
          <w:szCs w:val="24"/>
          <w:lang w:eastAsia="el-GR"/>
        </w:rPr>
      </w:pPr>
      <w:r w:rsidRPr="003A6B68">
        <w:rPr>
          <w:rFonts w:eastAsia="Times New Roman"/>
          <w:szCs w:val="24"/>
          <w:lang w:eastAsia="el-GR"/>
        </w:rPr>
        <w:t>Data mining can be viewed as the result of the natural evolution of information technology. The database and data management industry evolved in the development of several critical functionalities</w:t>
      </w:r>
      <w:r w:rsidR="00180E69">
        <w:rPr>
          <w:rFonts w:eastAsia="Times New Roman"/>
          <w:szCs w:val="24"/>
          <w:lang w:eastAsia="el-GR"/>
        </w:rPr>
        <w:t>,</w:t>
      </w:r>
      <w:r w:rsidR="00AD6C76">
        <w:rPr>
          <w:rFonts w:eastAsia="Times New Roman"/>
          <w:szCs w:val="24"/>
          <w:lang w:eastAsia="el-GR"/>
        </w:rPr>
        <w:t xml:space="preserve"> </w:t>
      </w:r>
      <w:r w:rsidRPr="003A6B68">
        <w:rPr>
          <w:rFonts w:eastAsia="Times New Roman"/>
          <w:szCs w:val="24"/>
          <w:lang w:eastAsia="el-GR"/>
        </w:rPr>
        <w:t>data co</w:t>
      </w:r>
      <w:r w:rsidR="00AD6C76">
        <w:rPr>
          <w:rFonts w:eastAsia="Times New Roman"/>
          <w:szCs w:val="24"/>
          <w:lang w:eastAsia="el-GR"/>
        </w:rPr>
        <w:t>llection and data base creation</w:t>
      </w:r>
      <w:r w:rsidRPr="003A6B68">
        <w:rPr>
          <w:rFonts w:eastAsia="Times New Roman"/>
          <w:szCs w:val="24"/>
          <w:lang w:eastAsia="el-GR"/>
        </w:rPr>
        <w:t>, data management</w:t>
      </w:r>
      <w:r w:rsidR="00AD6C76">
        <w:rPr>
          <w:rFonts w:eastAsia="Times New Roman"/>
          <w:szCs w:val="24"/>
          <w:lang w:eastAsia="el-GR"/>
        </w:rPr>
        <w:t xml:space="preserve"> </w:t>
      </w:r>
      <w:r w:rsidRPr="003A6B68">
        <w:rPr>
          <w:rFonts w:eastAsia="Times New Roman"/>
          <w:szCs w:val="24"/>
          <w:lang w:eastAsia="el-GR"/>
        </w:rPr>
        <w:t>(including data storage and retrieval and database transaction processing) and advanced data analysis (involving data warehousing and data mining)</w:t>
      </w:r>
      <w:r w:rsidR="00180E69" w:rsidRPr="00180E69">
        <w:rPr>
          <w:rFonts w:eastAsia="Times New Roman"/>
          <w:szCs w:val="24"/>
          <w:lang w:eastAsia="el-GR"/>
        </w:rPr>
        <w:t xml:space="preserve"> </w:t>
      </w:r>
      <w:r w:rsidR="00180E69" w:rsidRPr="003A6B68">
        <w:rPr>
          <w:rFonts w:eastAsia="Times New Roman"/>
          <w:szCs w:val="24"/>
          <w:lang w:eastAsia="el-GR"/>
        </w:rPr>
        <w:t>(</w:t>
      </w:r>
      <w:r w:rsidR="00180E69">
        <w:rPr>
          <w:rFonts w:eastAsia="Times New Roman"/>
          <w:szCs w:val="24"/>
          <w:lang w:eastAsia="el-GR"/>
        </w:rPr>
        <w:t>Figure 2</w:t>
      </w:r>
      <w:r w:rsidR="00180E69" w:rsidRPr="003A6B68">
        <w:rPr>
          <w:rFonts w:eastAsia="Times New Roman"/>
          <w:szCs w:val="24"/>
          <w:lang w:eastAsia="el-GR"/>
        </w:rPr>
        <w:t>)</w:t>
      </w:r>
      <w:r w:rsidRPr="003A6B68">
        <w:rPr>
          <w:rFonts w:eastAsia="Times New Roman"/>
          <w:szCs w:val="24"/>
          <w:lang w:eastAsia="el-GR"/>
        </w:rPr>
        <w:t>.</w:t>
      </w:r>
      <w:r w:rsidR="00AD6C76">
        <w:rPr>
          <w:rFonts w:eastAsia="Times New Roman"/>
          <w:szCs w:val="24"/>
          <w:lang w:eastAsia="el-GR"/>
        </w:rPr>
        <w:t xml:space="preserve"> T</w:t>
      </w:r>
      <w:r w:rsidRPr="003A6B68">
        <w:rPr>
          <w:rFonts w:eastAsia="Times New Roman"/>
          <w:szCs w:val="24"/>
          <w:lang w:eastAsia="el-GR"/>
        </w:rPr>
        <w:t xml:space="preserve">he early development of data collection and database creation mechanisms served as a prerequisite for the later development </w:t>
      </w:r>
      <w:r w:rsidR="00AD6C76">
        <w:rPr>
          <w:rFonts w:eastAsia="Times New Roman"/>
          <w:szCs w:val="24"/>
          <w:lang w:eastAsia="el-GR"/>
        </w:rPr>
        <w:t xml:space="preserve">of effective </w:t>
      </w:r>
      <w:r w:rsidRPr="003A6B68">
        <w:rPr>
          <w:rFonts w:eastAsia="Times New Roman"/>
          <w:szCs w:val="24"/>
          <w:lang w:eastAsia="el-GR"/>
        </w:rPr>
        <w:t xml:space="preserve">mechanisms for data storage and retrieval, as well as query and transaction processing. </w:t>
      </w:r>
    </w:p>
    <w:p w14:paraId="118B1890" w14:textId="21093447" w:rsidR="003A6B68" w:rsidRDefault="003A6B68" w:rsidP="003A6B68">
      <w:pPr>
        <w:ind w:firstLine="720"/>
        <w:rPr>
          <w:rFonts w:eastAsia="Times New Roman"/>
          <w:szCs w:val="24"/>
          <w:lang w:eastAsia="el-GR"/>
        </w:rPr>
      </w:pPr>
    </w:p>
    <w:p w14:paraId="79275B7C" w14:textId="04DE4187" w:rsidR="003A6B68" w:rsidRDefault="003A6B68" w:rsidP="003A6B68">
      <w:pPr>
        <w:ind w:firstLine="720"/>
        <w:rPr>
          <w:rFonts w:eastAsia="Times New Roman"/>
          <w:szCs w:val="24"/>
          <w:lang w:eastAsia="el-GR"/>
        </w:rPr>
      </w:pPr>
      <w:r>
        <w:rPr>
          <w:rFonts w:eastAsia="Times New Roman"/>
          <w:noProof/>
          <w:szCs w:val="24"/>
          <w:lang w:val="el-GR" w:eastAsia="el-GR"/>
        </w:rPr>
        <w:lastRenderedPageBreak/>
        <w:drawing>
          <wp:inline distT="0" distB="0" distL="0" distR="0" wp14:anchorId="5D849C9A" wp14:editId="76D2D84D">
            <wp:extent cx="5114925" cy="4499610"/>
            <wp:effectExtent l="0" t="0" r="952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NG"/>
                    <pic:cNvPicPr/>
                  </pic:nvPicPr>
                  <pic:blipFill>
                    <a:blip r:embed="rId10">
                      <a:extLst>
                        <a:ext uri="{28A0092B-C50C-407E-A947-70E740481C1C}">
                          <a14:useLocalDpi xmlns:a14="http://schemas.microsoft.com/office/drawing/2010/main" val="0"/>
                        </a:ext>
                      </a:extLst>
                    </a:blip>
                    <a:stretch>
                      <a:fillRect/>
                    </a:stretch>
                  </pic:blipFill>
                  <pic:spPr>
                    <a:xfrm>
                      <a:off x="0" y="0"/>
                      <a:ext cx="5114925" cy="4499610"/>
                    </a:xfrm>
                    <a:prstGeom prst="rect">
                      <a:avLst/>
                    </a:prstGeom>
                  </pic:spPr>
                </pic:pic>
              </a:graphicData>
            </a:graphic>
          </wp:inline>
        </w:drawing>
      </w:r>
    </w:p>
    <w:p w14:paraId="67C2A3CE" w14:textId="24AEE345" w:rsidR="003A6B68" w:rsidRPr="00F479E2" w:rsidRDefault="003A6B68" w:rsidP="00F479E2">
      <w:pPr>
        <w:jc w:val="center"/>
        <w:rPr>
          <w:rFonts w:eastAsia="Times New Roman"/>
          <w:i/>
          <w:szCs w:val="24"/>
          <w:lang w:eastAsia="el-GR"/>
        </w:rPr>
      </w:pPr>
      <w:r w:rsidRPr="00F479E2">
        <w:rPr>
          <w:rFonts w:eastAsia="Times New Roman"/>
          <w:i/>
          <w:szCs w:val="24"/>
          <w:lang w:eastAsia="el-GR"/>
        </w:rPr>
        <w:t>Figure</w:t>
      </w:r>
      <w:r w:rsidR="009E4A51">
        <w:rPr>
          <w:rFonts w:eastAsia="Times New Roman"/>
          <w:i/>
          <w:szCs w:val="24"/>
          <w:lang w:eastAsia="el-GR"/>
        </w:rPr>
        <w:t xml:space="preserve"> 2</w:t>
      </w:r>
      <w:r w:rsidRPr="00F479E2">
        <w:rPr>
          <w:rFonts w:eastAsia="Times New Roman"/>
          <w:i/>
          <w:szCs w:val="24"/>
          <w:lang w:eastAsia="el-GR"/>
        </w:rPr>
        <w:t>:</w:t>
      </w:r>
      <w:r w:rsidR="00F479E2" w:rsidRPr="00F479E2">
        <w:rPr>
          <w:rFonts w:eastAsia="Times New Roman"/>
          <w:i/>
          <w:szCs w:val="24"/>
          <w:lang w:eastAsia="el-GR"/>
        </w:rPr>
        <w:t xml:space="preserve"> </w:t>
      </w:r>
      <w:r w:rsidRPr="00F479E2">
        <w:rPr>
          <w:rFonts w:eastAsia="Times New Roman"/>
          <w:i/>
          <w:szCs w:val="24"/>
          <w:lang w:eastAsia="el-GR"/>
        </w:rPr>
        <w:t>The evolution of database system technology</w:t>
      </w:r>
    </w:p>
    <w:p w14:paraId="31130EEC" w14:textId="24935B5C" w:rsidR="003A6B68" w:rsidRDefault="003A6B68" w:rsidP="00F479E2">
      <w:pPr>
        <w:ind w:firstLine="288"/>
        <w:rPr>
          <w:rFonts w:eastAsia="Times New Roman"/>
          <w:szCs w:val="24"/>
          <w:lang w:eastAsia="el-GR"/>
        </w:rPr>
      </w:pPr>
      <w:r w:rsidRPr="00980C89">
        <w:rPr>
          <w:rFonts w:eastAsia="Times New Roman"/>
          <w:szCs w:val="24"/>
          <w:lang w:eastAsia="el-GR"/>
        </w:rPr>
        <w:t>As computer storage capacities increased during the 1980s, many companies began to store more transactional data. The resulting record collections, often called data warehouses, were too large to be analyzed with traditional statistical approaches. Several computer science conferences and workshops were held to consider how recent advances in the field of artificial intelligence (AI)—such as discoveries from expert systems, genetic algorithms, machine learning, and neural networks—could be adapted for knowledge discovery (the preferred term in the computer science community). The process led in 1995 to the First International Conference on Knowledge Discovery and Data Mining, held in Montreal, and the launch in 1997 of the journal Data Mining and Knowledge Discovery. This was also the period when many early data-mining companies were formed and products were introduced.</w:t>
      </w:r>
      <w:r w:rsidR="00AD6C76" w:rsidRPr="00AD6C76">
        <w:rPr>
          <w:rFonts w:eastAsia="Times New Roman"/>
          <w:szCs w:val="24"/>
          <w:lang w:eastAsia="el-GR"/>
        </w:rPr>
        <w:t xml:space="preserve"> </w:t>
      </w:r>
      <w:r w:rsidR="00AD6C76" w:rsidRPr="003A6B68">
        <w:rPr>
          <w:rFonts w:eastAsia="Times New Roman"/>
          <w:szCs w:val="24"/>
          <w:lang w:eastAsia="el-GR"/>
        </w:rPr>
        <w:t xml:space="preserve">Nowadays numerous database </w:t>
      </w:r>
      <w:r w:rsidR="00AD6C76" w:rsidRPr="003A6B68">
        <w:rPr>
          <w:rFonts w:eastAsia="Times New Roman"/>
          <w:szCs w:val="24"/>
          <w:lang w:eastAsia="el-GR"/>
        </w:rPr>
        <w:lastRenderedPageBreak/>
        <w:t>systems offer query and transaction processing as common practice. Advanced data analysis has naturally become the next step.</w:t>
      </w:r>
    </w:p>
    <w:p w14:paraId="4237681E" w14:textId="364FD6C8" w:rsidR="003A6B68" w:rsidRPr="003258F9" w:rsidRDefault="003A6B68" w:rsidP="003A6B68"/>
    <w:p w14:paraId="16AA9934" w14:textId="193C8C76" w:rsidR="009653EC" w:rsidRDefault="00F479E2" w:rsidP="009653EC">
      <w:pPr>
        <w:pStyle w:val="2"/>
      </w:pPr>
      <w:bookmarkStart w:id="9" w:name="_Toc43311245"/>
      <w:r>
        <w:t xml:space="preserve">2.3 </w:t>
      </w:r>
      <w:r w:rsidR="00596B0A">
        <w:t>Steps of processing</w:t>
      </w:r>
      <w:bookmarkEnd w:id="9"/>
    </w:p>
    <w:p w14:paraId="2F28F0CF" w14:textId="6F1F776C" w:rsidR="00596B0A" w:rsidRPr="00596B0A" w:rsidRDefault="00596B0A" w:rsidP="00596B0A">
      <w:pPr>
        <w:ind w:firstLine="288"/>
      </w:pPr>
      <w:r w:rsidRPr="00980C89">
        <w:rPr>
          <w:rFonts w:eastAsia="Times New Roman"/>
          <w:szCs w:val="24"/>
          <w:lang w:eastAsia="el-GR"/>
        </w:rPr>
        <w:t>The complete data-mining process involves multiple steps, from understanding the goals of a project and what data are available to implementing process changes based on the final analysis.</w:t>
      </w:r>
    </w:p>
    <w:p w14:paraId="5B8CF797" w14:textId="51FE58B9" w:rsidR="00596B0A" w:rsidRPr="00D41A28" w:rsidRDefault="00596B0A" w:rsidP="00596B0A">
      <w:pPr>
        <w:ind w:firstLine="288"/>
        <w:rPr>
          <w:rFonts w:eastAsia="Times New Roman"/>
          <w:szCs w:val="24"/>
          <w:lang w:eastAsia="el-GR"/>
        </w:rPr>
      </w:pPr>
      <w:r w:rsidRPr="00D41A28">
        <w:rPr>
          <w:rFonts w:eastAsia="Times New Roman"/>
          <w:szCs w:val="24"/>
          <w:lang w:eastAsia="el-GR"/>
        </w:rPr>
        <w:t>The knowledge discovery in databases (KDD) process is commonly defined with the</w:t>
      </w:r>
      <w:r>
        <w:rPr>
          <w:rFonts w:eastAsia="Times New Roman"/>
          <w:szCs w:val="24"/>
          <w:lang w:eastAsia="el-GR"/>
        </w:rPr>
        <w:t xml:space="preserve"> following</w:t>
      </w:r>
      <w:r w:rsidRPr="00D41A28">
        <w:rPr>
          <w:rFonts w:eastAsia="Times New Roman"/>
          <w:szCs w:val="24"/>
          <w:lang w:eastAsia="el-GR"/>
        </w:rPr>
        <w:t xml:space="preserve"> stages</w:t>
      </w:r>
      <w:r w:rsidR="009E4A51">
        <w:rPr>
          <w:rFonts w:eastAsia="Times New Roman"/>
          <w:szCs w:val="24"/>
          <w:lang w:eastAsia="el-GR"/>
        </w:rPr>
        <w:t xml:space="preserve"> (Figure 3)</w:t>
      </w:r>
      <w:r w:rsidRPr="00D41A28">
        <w:rPr>
          <w:rFonts w:eastAsia="Times New Roman"/>
          <w:szCs w:val="24"/>
          <w:lang w:eastAsia="el-GR"/>
        </w:rPr>
        <w:t>:</w:t>
      </w:r>
    </w:p>
    <w:p w14:paraId="70B92EC6" w14:textId="77777777" w:rsidR="00180E69" w:rsidRDefault="00180E69" w:rsidP="00180E69">
      <w:pPr>
        <w:numPr>
          <w:ilvl w:val="0"/>
          <w:numId w:val="9"/>
        </w:numPr>
        <w:spacing w:before="0" w:line="276" w:lineRule="auto"/>
        <w:jc w:val="left"/>
        <w:rPr>
          <w:rFonts w:eastAsia="Times New Roman"/>
          <w:szCs w:val="24"/>
          <w:lang w:eastAsia="el-GR"/>
        </w:rPr>
      </w:pPr>
      <w:r>
        <w:rPr>
          <w:rFonts w:eastAsia="Times New Roman"/>
          <w:szCs w:val="24"/>
          <w:lang w:eastAsia="el-GR"/>
        </w:rPr>
        <w:t>Data selection (where data relevant to the analysis are retrieved from the database)</w:t>
      </w:r>
    </w:p>
    <w:p w14:paraId="4B733895" w14:textId="18FC790C" w:rsidR="00180E69" w:rsidRDefault="00180E69" w:rsidP="00596B0A">
      <w:pPr>
        <w:numPr>
          <w:ilvl w:val="0"/>
          <w:numId w:val="9"/>
        </w:numPr>
        <w:spacing w:before="0" w:line="276" w:lineRule="auto"/>
        <w:jc w:val="left"/>
        <w:rPr>
          <w:rFonts w:eastAsia="Times New Roman"/>
          <w:szCs w:val="24"/>
          <w:lang w:eastAsia="el-GR"/>
        </w:rPr>
      </w:pPr>
      <w:r>
        <w:rPr>
          <w:rFonts w:eastAsia="Times New Roman"/>
          <w:szCs w:val="24"/>
          <w:lang w:eastAsia="el-GR"/>
        </w:rPr>
        <w:t>Data preprocessing:</w:t>
      </w:r>
    </w:p>
    <w:p w14:paraId="4EFA72F5" w14:textId="2F64DCB1" w:rsidR="00596B0A" w:rsidRDefault="00180E69" w:rsidP="00180E69">
      <w:pPr>
        <w:spacing w:before="0" w:line="276" w:lineRule="auto"/>
        <w:ind w:left="1080"/>
        <w:jc w:val="left"/>
        <w:rPr>
          <w:rFonts w:eastAsia="Times New Roman"/>
          <w:szCs w:val="24"/>
          <w:lang w:eastAsia="el-GR"/>
        </w:rPr>
      </w:pPr>
      <w:r>
        <w:rPr>
          <w:rFonts w:eastAsia="Times New Roman"/>
          <w:szCs w:val="24"/>
          <w:lang w:eastAsia="el-GR"/>
        </w:rPr>
        <w:t xml:space="preserve">a. </w:t>
      </w:r>
      <w:r w:rsidR="00596B0A">
        <w:rPr>
          <w:rFonts w:eastAsia="Times New Roman"/>
          <w:szCs w:val="24"/>
          <w:lang w:eastAsia="el-GR"/>
        </w:rPr>
        <w:t>Data cleaning (to remove noise and inconsistent data)</w:t>
      </w:r>
    </w:p>
    <w:p w14:paraId="7919057B" w14:textId="19D0FD70" w:rsidR="00596B0A" w:rsidRDefault="00180E69" w:rsidP="00180E69">
      <w:pPr>
        <w:spacing w:before="0" w:line="276" w:lineRule="auto"/>
        <w:ind w:left="720" w:firstLine="360"/>
        <w:jc w:val="left"/>
        <w:rPr>
          <w:rFonts w:eastAsia="Times New Roman"/>
          <w:szCs w:val="24"/>
          <w:lang w:eastAsia="el-GR"/>
        </w:rPr>
      </w:pPr>
      <w:r>
        <w:rPr>
          <w:rFonts w:eastAsia="Times New Roman"/>
          <w:szCs w:val="24"/>
          <w:lang w:eastAsia="el-GR"/>
        </w:rPr>
        <w:t xml:space="preserve">b. </w:t>
      </w:r>
      <w:r w:rsidR="00596B0A">
        <w:rPr>
          <w:rFonts w:eastAsia="Times New Roman"/>
          <w:szCs w:val="24"/>
          <w:lang w:eastAsia="el-GR"/>
        </w:rPr>
        <w:t>Data integration (where multiple data sources may be combined</w:t>
      </w:r>
      <w:r w:rsidR="00596B0A" w:rsidRPr="0095611D">
        <w:rPr>
          <w:rFonts w:eastAsia="Times New Roman"/>
          <w:szCs w:val="24"/>
          <w:lang w:eastAsia="el-GR"/>
        </w:rPr>
        <w:t>)</w:t>
      </w:r>
    </w:p>
    <w:p w14:paraId="65D9B4F1" w14:textId="1FDF013B" w:rsidR="00596B0A" w:rsidRPr="00180E69" w:rsidRDefault="00596B0A" w:rsidP="00180E69">
      <w:pPr>
        <w:pStyle w:val="ac"/>
        <w:numPr>
          <w:ilvl w:val="0"/>
          <w:numId w:val="9"/>
        </w:numPr>
        <w:spacing w:before="0" w:line="276" w:lineRule="auto"/>
        <w:jc w:val="left"/>
        <w:rPr>
          <w:rFonts w:eastAsia="Times New Roman"/>
          <w:szCs w:val="24"/>
          <w:lang w:eastAsia="el-GR"/>
        </w:rPr>
      </w:pPr>
      <w:r w:rsidRPr="00180E69">
        <w:rPr>
          <w:rFonts w:eastAsia="Times New Roman"/>
          <w:szCs w:val="24"/>
          <w:lang w:eastAsia="el-GR"/>
        </w:rPr>
        <w:t>Data transformation (where data are transformed and consolidated into forms appropriate for mining by performing summary or aggregation operations)</w:t>
      </w:r>
    </w:p>
    <w:p w14:paraId="6BFF5E9C" w14:textId="77777777" w:rsidR="00596B0A" w:rsidRDefault="00596B0A" w:rsidP="00596B0A">
      <w:pPr>
        <w:numPr>
          <w:ilvl w:val="0"/>
          <w:numId w:val="9"/>
        </w:numPr>
        <w:spacing w:before="0" w:line="276" w:lineRule="auto"/>
        <w:jc w:val="left"/>
        <w:rPr>
          <w:rFonts w:eastAsia="Times New Roman"/>
          <w:szCs w:val="24"/>
          <w:lang w:eastAsia="el-GR"/>
        </w:rPr>
      </w:pPr>
      <w:r>
        <w:rPr>
          <w:rFonts w:eastAsia="Times New Roman"/>
          <w:szCs w:val="24"/>
          <w:lang w:eastAsia="el-GR"/>
        </w:rPr>
        <w:t>Data mining techniques (an essential process where intelligent methods are applied to extract data patters)</w:t>
      </w:r>
    </w:p>
    <w:p w14:paraId="3EDD7770" w14:textId="77777777" w:rsidR="00596B0A" w:rsidRDefault="00596B0A" w:rsidP="00596B0A">
      <w:pPr>
        <w:numPr>
          <w:ilvl w:val="0"/>
          <w:numId w:val="9"/>
        </w:numPr>
        <w:spacing w:before="0" w:line="276" w:lineRule="auto"/>
        <w:jc w:val="left"/>
        <w:rPr>
          <w:rFonts w:eastAsia="Times New Roman"/>
          <w:szCs w:val="24"/>
          <w:lang w:eastAsia="el-GR"/>
        </w:rPr>
      </w:pPr>
      <w:r>
        <w:rPr>
          <w:rFonts w:eastAsia="Times New Roman"/>
          <w:szCs w:val="24"/>
          <w:lang w:eastAsia="el-GR"/>
        </w:rPr>
        <w:t>Pattern evaluation (to identify the truly interesting patterns representing knowledge based or interestingness measures)</w:t>
      </w:r>
    </w:p>
    <w:p w14:paraId="599EFFC9" w14:textId="247665E3" w:rsidR="00596B0A" w:rsidRDefault="00596B0A" w:rsidP="00F479E2">
      <w:pPr>
        <w:numPr>
          <w:ilvl w:val="0"/>
          <w:numId w:val="9"/>
        </w:numPr>
        <w:spacing w:before="0" w:line="276" w:lineRule="auto"/>
        <w:jc w:val="left"/>
        <w:rPr>
          <w:rFonts w:eastAsia="Times New Roman"/>
          <w:szCs w:val="24"/>
          <w:lang w:eastAsia="el-GR"/>
        </w:rPr>
      </w:pPr>
      <w:r>
        <w:rPr>
          <w:rFonts w:eastAsia="Times New Roman"/>
          <w:szCs w:val="24"/>
          <w:lang w:eastAsia="el-GR"/>
        </w:rPr>
        <w:t>Knowledge presentation (where visualization and knowledge representation techniques are used to present mined knowledge to users)</w:t>
      </w:r>
    </w:p>
    <w:p w14:paraId="6D2F7D65" w14:textId="77777777" w:rsidR="009E4A51" w:rsidRDefault="009E4A51" w:rsidP="009E4A51">
      <w:pPr>
        <w:spacing w:before="0" w:line="276" w:lineRule="auto"/>
        <w:ind w:left="1080"/>
        <w:jc w:val="left"/>
        <w:rPr>
          <w:rFonts w:eastAsia="Times New Roman"/>
          <w:szCs w:val="24"/>
          <w:lang w:eastAsia="el-GR"/>
        </w:rPr>
      </w:pPr>
    </w:p>
    <w:p w14:paraId="24795D32" w14:textId="714CC09F" w:rsidR="009E4A51" w:rsidRDefault="009E4A51" w:rsidP="009E4A51">
      <w:pPr>
        <w:spacing w:before="0" w:line="276" w:lineRule="auto"/>
        <w:jc w:val="left"/>
        <w:rPr>
          <w:rFonts w:eastAsia="Times New Roman"/>
          <w:szCs w:val="24"/>
          <w:lang w:eastAsia="el-GR"/>
        </w:rPr>
      </w:pPr>
      <w:r>
        <w:rPr>
          <w:rFonts w:eastAsia="Times New Roman"/>
          <w:noProof/>
          <w:szCs w:val="24"/>
          <w:lang w:val="el-GR" w:eastAsia="el-GR"/>
        </w:rPr>
        <w:lastRenderedPageBreak/>
        <w:drawing>
          <wp:inline distT="0" distB="0" distL="0" distR="0" wp14:anchorId="28868F65" wp14:editId="33B81D8F">
            <wp:extent cx="5274310" cy="3577590"/>
            <wp:effectExtent l="0" t="0" r="254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77590"/>
                    </a:xfrm>
                    <a:prstGeom prst="rect">
                      <a:avLst/>
                    </a:prstGeom>
                  </pic:spPr>
                </pic:pic>
              </a:graphicData>
            </a:graphic>
          </wp:inline>
        </w:drawing>
      </w:r>
    </w:p>
    <w:p w14:paraId="68831A1A" w14:textId="6C2E4174" w:rsidR="009E4A51" w:rsidRPr="009E4A51" w:rsidRDefault="009E4A51" w:rsidP="009E4A51">
      <w:pPr>
        <w:spacing w:before="0" w:line="276" w:lineRule="auto"/>
        <w:ind w:left="1080"/>
        <w:jc w:val="center"/>
        <w:rPr>
          <w:rFonts w:eastAsia="Times New Roman"/>
          <w:i/>
          <w:szCs w:val="24"/>
          <w:lang w:eastAsia="el-GR"/>
        </w:rPr>
      </w:pPr>
      <w:r w:rsidRPr="009E4A51">
        <w:rPr>
          <w:rFonts w:eastAsia="Times New Roman"/>
          <w:i/>
          <w:szCs w:val="24"/>
          <w:lang w:eastAsia="el-GR"/>
        </w:rPr>
        <w:t>Figure 3: Data mining process steps</w:t>
      </w:r>
    </w:p>
    <w:p w14:paraId="759675AB" w14:textId="51B984E3" w:rsidR="00596B0A" w:rsidRDefault="00F479E2" w:rsidP="00F479E2">
      <w:pPr>
        <w:pStyle w:val="2"/>
      </w:pPr>
      <w:bookmarkStart w:id="10" w:name="_Toc43311246"/>
      <w:r>
        <w:t xml:space="preserve">2.4 </w:t>
      </w:r>
      <w:r w:rsidR="00596B0A">
        <w:t>Data mining techniques/ Types of data mining</w:t>
      </w:r>
      <w:bookmarkEnd w:id="10"/>
    </w:p>
    <w:p w14:paraId="3C99DF90" w14:textId="6EF29087" w:rsidR="00596B0A" w:rsidRDefault="00BC15BC" w:rsidP="00BC15BC">
      <w:pPr>
        <w:spacing w:before="0" w:after="160" w:line="259" w:lineRule="auto"/>
        <w:ind w:firstLine="288"/>
        <w:jc w:val="left"/>
      </w:pPr>
      <w:r>
        <w:t>Data mining involves seven common classes of techniques</w:t>
      </w:r>
      <w:r w:rsidR="009E4A51">
        <w:t xml:space="preserve"> </w:t>
      </w:r>
      <w:r>
        <w:t>(</w:t>
      </w:r>
      <w:r w:rsidR="009E4A51">
        <w:t>Figure 4</w:t>
      </w:r>
      <w:r>
        <w:t>):</w:t>
      </w:r>
    </w:p>
    <w:p w14:paraId="35C4F97B" w14:textId="728DFE13" w:rsidR="00BC15BC" w:rsidRPr="00D41A28" w:rsidRDefault="00596B0A" w:rsidP="00BC15BC">
      <w:pPr>
        <w:ind w:firstLine="720"/>
        <w:rPr>
          <w:rFonts w:eastAsia="Times New Roman"/>
          <w:szCs w:val="24"/>
          <w:lang w:eastAsia="el-GR"/>
        </w:rPr>
      </w:pPr>
      <w:r w:rsidRPr="0008580C">
        <w:rPr>
          <w:rFonts w:eastAsia="Times New Roman"/>
          <w:szCs w:val="24"/>
          <w:lang w:eastAsia="el-GR"/>
        </w:rPr>
        <w:t>1.Classification:</w:t>
      </w:r>
      <w:r w:rsidR="00BC15BC">
        <w:rPr>
          <w:rFonts w:eastAsia="Times New Roman"/>
          <w:szCs w:val="24"/>
          <w:lang w:eastAsia="el-GR"/>
        </w:rPr>
        <w:t xml:space="preserve"> </w:t>
      </w:r>
      <w:r w:rsidRPr="0008580C">
        <w:rPr>
          <w:rFonts w:eastAsia="Times New Roman"/>
          <w:szCs w:val="24"/>
          <w:lang w:eastAsia="el-GR"/>
        </w:rPr>
        <w:t>This analysis is used to retrieve important and relevant information about data, and metadata. This data mining method helps to classify data in different classes.</w:t>
      </w:r>
      <w:r w:rsidR="00BC15BC" w:rsidRPr="00BC15BC">
        <w:rPr>
          <w:rFonts w:eastAsia="Times New Roman"/>
          <w:szCs w:val="24"/>
          <w:lang w:eastAsia="el-GR"/>
        </w:rPr>
        <w:t xml:space="preserve"> </w:t>
      </w:r>
      <w:r w:rsidR="00BC15BC" w:rsidRPr="00D41A28">
        <w:rPr>
          <w:rFonts w:eastAsia="Times New Roman"/>
          <w:szCs w:val="24"/>
          <w:lang w:eastAsia="el-GR"/>
        </w:rPr>
        <w:t>For example, an e-mail program might attempt to classify an e-mail as "legitimate" or as "spam".</w:t>
      </w:r>
    </w:p>
    <w:p w14:paraId="15057C5C" w14:textId="53F59AE5" w:rsidR="00BC15BC" w:rsidRPr="00D41A28" w:rsidRDefault="00596B0A" w:rsidP="00BC15BC">
      <w:pPr>
        <w:ind w:firstLine="720"/>
        <w:rPr>
          <w:rFonts w:eastAsia="Times New Roman"/>
          <w:szCs w:val="24"/>
          <w:lang w:eastAsia="el-GR"/>
        </w:rPr>
      </w:pPr>
      <w:r w:rsidRPr="0008580C">
        <w:rPr>
          <w:rFonts w:eastAsia="Times New Roman"/>
          <w:szCs w:val="24"/>
          <w:lang w:eastAsia="el-GR"/>
        </w:rPr>
        <w:t>2. Clustering:</w:t>
      </w:r>
      <w:r w:rsidR="00BC15BC">
        <w:rPr>
          <w:rFonts w:eastAsia="Times New Roman"/>
          <w:szCs w:val="24"/>
          <w:lang w:eastAsia="el-GR"/>
        </w:rPr>
        <w:t xml:space="preserve"> </w:t>
      </w:r>
      <w:r w:rsidRPr="0008580C">
        <w:rPr>
          <w:rFonts w:eastAsia="Times New Roman"/>
          <w:szCs w:val="24"/>
          <w:lang w:eastAsia="el-GR"/>
        </w:rPr>
        <w:t>Clustering analysis is a data mining technique to identify</w:t>
      </w:r>
      <w:r w:rsidR="00BC15BC" w:rsidRPr="00BC15BC">
        <w:rPr>
          <w:rFonts w:eastAsia="Times New Roman"/>
          <w:szCs w:val="24"/>
          <w:lang w:eastAsia="el-GR"/>
        </w:rPr>
        <w:t xml:space="preserve"> </w:t>
      </w:r>
      <w:r w:rsidR="00BC15BC" w:rsidRPr="00D41A28">
        <w:rPr>
          <w:rFonts w:eastAsia="Times New Roman"/>
          <w:szCs w:val="24"/>
          <w:lang w:eastAsia="el-GR"/>
        </w:rPr>
        <w:t>groups and structures in the data that are in some way or another "similar", without using known structures in the data.</w:t>
      </w:r>
      <w:r w:rsidRPr="0008580C">
        <w:rPr>
          <w:rFonts w:eastAsia="Times New Roman"/>
          <w:szCs w:val="24"/>
          <w:lang w:eastAsia="el-GR"/>
        </w:rPr>
        <w:t xml:space="preserve"> This process helps to understand the differences and similarities between the data.</w:t>
      </w:r>
      <w:r w:rsidR="00BC15BC" w:rsidRPr="00BC15BC">
        <w:rPr>
          <w:rFonts w:eastAsia="Times New Roman"/>
          <w:szCs w:val="24"/>
          <w:lang w:eastAsia="el-GR"/>
        </w:rPr>
        <w:t xml:space="preserve"> </w:t>
      </w:r>
    </w:p>
    <w:p w14:paraId="15865E48" w14:textId="288B5916" w:rsidR="00596B0A" w:rsidRDefault="00596B0A" w:rsidP="00596B0A">
      <w:pPr>
        <w:ind w:firstLine="720"/>
        <w:rPr>
          <w:rFonts w:eastAsia="Times New Roman"/>
          <w:szCs w:val="24"/>
          <w:lang w:eastAsia="el-GR"/>
        </w:rPr>
      </w:pPr>
      <w:r w:rsidRPr="0008580C">
        <w:rPr>
          <w:rFonts w:eastAsia="Times New Roman"/>
          <w:szCs w:val="24"/>
          <w:lang w:eastAsia="el-GR"/>
        </w:rPr>
        <w:t>3. Regression:</w:t>
      </w:r>
      <w:r w:rsidR="00BC15BC">
        <w:rPr>
          <w:rFonts w:eastAsia="Times New Roman"/>
          <w:szCs w:val="24"/>
          <w:lang w:eastAsia="el-GR"/>
        </w:rPr>
        <w:t xml:space="preserve"> </w:t>
      </w:r>
      <w:r w:rsidRPr="0008580C">
        <w:rPr>
          <w:rFonts w:eastAsia="Times New Roman"/>
          <w:szCs w:val="24"/>
          <w:lang w:eastAsia="el-GR"/>
        </w:rPr>
        <w:t>Regression analysis is the data mining method of identifying and analyzing the relationship between variables. It is used to identify the likelihood of a specific variable, given the presence of other variables.</w:t>
      </w:r>
    </w:p>
    <w:p w14:paraId="08BDB619" w14:textId="6280F446" w:rsidR="00F479E2" w:rsidRPr="0008580C" w:rsidRDefault="00596B0A" w:rsidP="00F479E2">
      <w:pPr>
        <w:ind w:firstLine="720"/>
        <w:rPr>
          <w:rFonts w:eastAsia="Times New Roman"/>
          <w:szCs w:val="24"/>
          <w:lang w:eastAsia="el-GR"/>
        </w:rPr>
      </w:pPr>
      <w:r w:rsidRPr="0008580C">
        <w:rPr>
          <w:rFonts w:eastAsia="Times New Roman"/>
          <w:szCs w:val="24"/>
          <w:lang w:eastAsia="el-GR"/>
        </w:rPr>
        <w:lastRenderedPageBreak/>
        <w:t>4. Association Rules:</w:t>
      </w:r>
      <w:r w:rsidR="00BC15BC">
        <w:rPr>
          <w:rFonts w:eastAsia="Times New Roman"/>
          <w:szCs w:val="24"/>
          <w:lang w:eastAsia="el-GR"/>
        </w:rPr>
        <w:t xml:space="preserve"> </w:t>
      </w:r>
      <w:r w:rsidRPr="0008580C">
        <w:rPr>
          <w:rFonts w:eastAsia="Times New Roman"/>
          <w:szCs w:val="24"/>
          <w:lang w:eastAsia="el-GR"/>
        </w:rPr>
        <w:t>This data mining technique helps to find the association between two or more Items. It discovers a hidden pattern in the data set.</w:t>
      </w:r>
    </w:p>
    <w:p w14:paraId="216451EC" w14:textId="50053690" w:rsidR="00596B0A" w:rsidRDefault="00596B0A" w:rsidP="00596B0A">
      <w:pPr>
        <w:ind w:firstLine="720"/>
        <w:rPr>
          <w:rFonts w:eastAsia="Times New Roman"/>
          <w:szCs w:val="24"/>
          <w:lang w:eastAsia="el-GR"/>
        </w:rPr>
      </w:pPr>
      <w:r w:rsidRPr="0008580C">
        <w:rPr>
          <w:rFonts w:eastAsia="Times New Roman"/>
          <w:szCs w:val="24"/>
          <w:lang w:eastAsia="el-GR"/>
        </w:rPr>
        <w:t>5. Outer</w:t>
      </w:r>
      <w:r w:rsidR="00BC15BC">
        <w:rPr>
          <w:rFonts w:eastAsia="Times New Roman"/>
          <w:szCs w:val="24"/>
          <w:lang w:eastAsia="el-GR"/>
        </w:rPr>
        <w:t>/Anomaly</w:t>
      </w:r>
      <w:r w:rsidRPr="0008580C">
        <w:rPr>
          <w:rFonts w:eastAsia="Times New Roman"/>
          <w:szCs w:val="24"/>
          <w:lang w:eastAsia="el-GR"/>
        </w:rPr>
        <w:t xml:space="preserve"> detection:</w:t>
      </w:r>
      <w:r w:rsidR="00BC15BC">
        <w:rPr>
          <w:rFonts w:eastAsia="Times New Roman"/>
          <w:szCs w:val="24"/>
          <w:lang w:eastAsia="el-GR"/>
        </w:rPr>
        <w:t xml:space="preserve"> T</w:t>
      </w:r>
      <w:r w:rsidRPr="0008580C">
        <w:rPr>
          <w:rFonts w:eastAsia="Times New Roman"/>
          <w:szCs w:val="24"/>
          <w:lang w:eastAsia="el-GR"/>
        </w:rPr>
        <w:t>his type of data mining technique refers to observation of data items in the dataset which do not match an expected pattern or expected behavior. This technique can be used in a variety of domains, such as intrusion, detection, fraud or fault detection, etc. Outer detection is also called Outlier Analysis or Outlier mining.</w:t>
      </w:r>
    </w:p>
    <w:p w14:paraId="0C3A95CB" w14:textId="0BD7D782" w:rsidR="00596B0A" w:rsidRPr="0008580C" w:rsidRDefault="00596B0A" w:rsidP="00596B0A">
      <w:pPr>
        <w:ind w:firstLine="720"/>
        <w:rPr>
          <w:rFonts w:eastAsia="Times New Roman"/>
          <w:szCs w:val="24"/>
          <w:lang w:eastAsia="el-GR"/>
        </w:rPr>
      </w:pPr>
      <w:r w:rsidRPr="0008580C">
        <w:rPr>
          <w:rFonts w:eastAsia="Times New Roman"/>
          <w:szCs w:val="24"/>
          <w:lang w:eastAsia="el-GR"/>
        </w:rPr>
        <w:t>6. Sequential Patterns:</w:t>
      </w:r>
      <w:r w:rsidR="00BC15BC">
        <w:rPr>
          <w:rFonts w:eastAsia="Times New Roman"/>
          <w:szCs w:val="24"/>
          <w:lang w:eastAsia="el-GR"/>
        </w:rPr>
        <w:t xml:space="preserve"> </w:t>
      </w:r>
      <w:r w:rsidRPr="0008580C">
        <w:rPr>
          <w:rFonts w:eastAsia="Times New Roman"/>
          <w:szCs w:val="24"/>
          <w:lang w:eastAsia="el-GR"/>
        </w:rPr>
        <w:t>This data mining technique helps to discover or identify similar patterns or trends in transaction data for certain period.</w:t>
      </w:r>
    </w:p>
    <w:p w14:paraId="63F80C49" w14:textId="528EC759" w:rsidR="00596B0A" w:rsidRDefault="00596B0A" w:rsidP="00596B0A">
      <w:pPr>
        <w:ind w:firstLine="720"/>
        <w:rPr>
          <w:rFonts w:eastAsia="Times New Roman"/>
          <w:szCs w:val="24"/>
          <w:lang w:eastAsia="el-GR"/>
        </w:rPr>
      </w:pPr>
      <w:r w:rsidRPr="0008580C">
        <w:rPr>
          <w:rFonts w:eastAsia="Times New Roman"/>
          <w:szCs w:val="24"/>
          <w:lang w:eastAsia="el-GR"/>
        </w:rPr>
        <w:t>7. Prediction:</w:t>
      </w:r>
      <w:r w:rsidR="00BC15BC">
        <w:rPr>
          <w:rFonts w:eastAsia="Times New Roman"/>
          <w:szCs w:val="24"/>
          <w:lang w:eastAsia="el-GR"/>
        </w:rPr>
        <w:t xml:space="preserve"> </w:t>
      </w:r>
      <w:r w:rsidRPr="0008580C">
        <w:rPr>
          <w:rFonts w:eastAsia="Times New Roman"/>
          <w:szCs w:val="24"/>
          <w:lang w:eastAsia="el-GR"/>
        </w:rPr>
        <w:t>Prediction has used a combination of the other data mining techniques like trends, sequential patterns, clustering, classification, etc. It analyzes past events or instances in a right sequence for predicting a future event.</w:t>
      </w:r>
    </w:p>
    <w:p w14:paraId="1A0FBDD2" w14:textId="4B49608B" w:rsidR="00596B0A" w:rsidRDefault="00596B0A">
      <w:pPr>
        <w:spacing w:before="0" w:after="160" w:line="259" w:lineRule="auto"/>
        <w:jc w:val="left"/>
      </w:pPr>
      <w:r>
        <w:t xml:space="preserve"> </w:t>
      </w:r>
      <w:r w:rsidR="009E4A51">
        <w:rPr>
          <w:noProof/>
          <w:lang w:val="el-GR" w:eastAsia="el-GR"/>
        </w:rPr>
        <w:drawing>
          <wp:inline distT="0" distB="0" distL="0" distR="0" wp14:anchorId="0ADD8E51" wp14:editId="1DF629CC">
            <wp:extent cx="5274310" cy="3153410"/>
            <wp:effectExtent l="0" t="0" r="2540" b="889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_mining_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14:paraId="5909A2F0" w14:textId="2D3C07FE" w:rsidR="009E4A51" w:rsidRPr="009E4A51" w:rsidRDefault="009E4A51" w:rsidP="009E4A51">
      <w:pPr>
        <w:spacing w:before="0" w:after="160" w:line="259" w:lineRule="auto"/>
        <w:jc w:val="center"/>
        <w:rPr>
          <w:i/>
        </w:rPr>
      </w:pPr>
      <w:r w:rsidRPr="009E4A51">
        <w:rPr>
          <w:i/>
        </w:rPr>
        <w:t>Figure 4: Data mining techniques</w:t>
      </w:r>
    </w:p>
    <w:p w14:paraId="3C0A57FF" w14:textId="6723F5CF" w:rsidR="00596B0A" w:rsidRPr="00113BF1" w:rsidRDefault="00F479E2" w:rsidP="00F479E2">
      <w:pPr>
        <w:pStyle w:val="2"/>
        <w:rPr>
          <w:rFonts w:eastAsia="Times New Roman"/>
          <w:lang w:eastAsia="el-GR"/>
        </w:rPr>
      </w:pPr>
      <w:bookmarkStart w:id="11" w:name="_Toc43311247"/>
      <w:r w:rsidRPr="00113BF1">
        <w:rPr>
          <w:rFonts w:eastAsia="Times New Roman"/>
          <w:lang w:eastAsia="el-GR"/>
        </w:rPr>
        <w:lastRenderedPageBreak/>
        <w:t xml:space="preserve">2.5 </w:t>
      </w:r>
      <w:r w:rsidR="00596B0A" w:rsidRPr="00113BF1">
        <w:rPr>
          <w:rFonts w:eastAsia="Times New Roman"/>
          <w:lang w:eastAsia="el-GR"/>
        </w:rPr>
        <w:t>Challenges of Data Mining</w:t>
      </w:r>
      <w:bookmarkEnd w:id="11"/>
    </w:p>
    <w:p w14:paraId="73DEAE05" w14:textId="37D08670" w:rsidR="00596B0A" w:rsidRPr="00F73098" w:rsidRDefault="00596B0A" w:rsidP="00596B0A">
      <w:pPr>
        <w:ind w:firstLine="720"/>
        <w:rPr>
          <w:rFonts w:eastAsia="Times New Roman"/>
          <w:szCs w:val="24"/>
          <w:lang w:eastAsia="el-GR"/>
        </w:rPr>
      </w:pPr>
      <w:r w:rsidRPr="00F73098">
        <w:rPr>
          <w:rFonts w:eastAsia="Times New Roman"/>
          <w:szCs w:val="24"/>
          <w:lang w:eastAsia="el-GR"/>
        </w:rPr>
        <w:t>While a powerful process, data mining is hindered by the increasing quantity and comple</w:t>
      </w:r>
      <w:r w:rsidR="00BC15BC">
        <w:rPr>
          <w:rFonts w:eastAsia="Times New Roman"/>
          <w:szCs w:val="24"/>
          <w:lang w:eastAsia="el-GR"/>
        </w:rPr>
        <w:t>xity of big data. Where</w:t>
      </w:r>
      <w:r w:rsidRPr="00F73098">
        <w:rPr>
          <w:rFonts w:eastAsia="Times New Roman"/>
          <w:szCs w:val="24"/>
          <w:lang w:eastAsia="el-GR"/>
        </w:rPr>
        <w:t xml:space="preserve"> data are collected by firms every day, decision-makers need ways to extract, analyze, and gain insight from their abundant repository of data.</w:t>
      </w:r>
    </w:p>
    <w:p w14:paraId="2BA251F2" w14:textId="21E4A11D" w:rsidR="00596B0A" w:rsidRPr="00F73098" w:rsidRDefault="00113BF1" w:rsidP="00113BF1">
      <w:pPr>
        <w:ind w:firstLine="720"/>
        <w:rPr>
          <w:rFonts w:eastAsia="Times New Roman"/>
          <w:szCs w:val="24"/>
          <w:lang w:eastAsia="el-GR"/>
        </w:rPr>
      </w:pPr>
      <w:r>
        <w:rPr>
          <w:rFonts w:eastAsia="Times New Roman"/>
          <w:szCs w:val="24"/>
          <w:lang w:eastAsia="el-GR"/>
        </w:rPr>
        <w:t>1.</w:t>
      </w:r>
      <w:r w:rsidR="00911F78">
        <w:rPr>
          <w:rFonts w:eastAsia="Times New Roman"/>
          <w:szCs w:val="24"/>
          <w:lang w:eastAsia="el-GR"/>
        </w:rPr>
        <w:t xml:space="preserve"> </w:t>
      </w:r>
      <w:r w:rsidR="00596B0A">
        <w:rPr>
          <w:rFonts w:eastAsia="Times New Roman"/>
          <w:szCs w:val="24"/>
          <w:lang w:eastAsia="el-GR"/>
        </w:rPr>
        <w:t>Big Data</w:t>
      </w:r>
      <w:r>
        <w:rPr>
          <w:rFonts w:eastAsia="Times New Roman"/>
          <w:szCs w:val="24"/>
          <w:lang w:eastAsia="el-GR"/>
        </w:rPr>
        <w:t xml:space="preserve">: </w:t>
      </w:r>
      <w:r w:rsidR="00596B0A" w:rsidRPr="00F73098">
        <w:rPr>
          <w:rFonts w:eastAsia="Times New Roman"/>
          <w:szCs w:val="24"/>
          <w:lang w:eastAsia="el-GR"/>
        </w:rPr>
        <w:t>The challenges of big data are prolific and penetrate every field that collects, stores, and analyzes data. Big data is characterized by four major challenges: volume, variety, veracity, and velocity. The goal of data mining is to mediate these challenges and unlock the data’s value.</w:t>
      </w:r>
    </w:p>
    <w:p w14:paraId="4D841147" w14:textId="6589FD3B" w:rsidR="00596B0A" w:rsidRPr="00F73098" w:rsidRDefault="00113BF1" w:rsidP="00596B0A">
      <w:pPr>
        <w:ind w:firstLine="720"/>
        <w:rPr>
          <w:rFonts w:eastAsia="Times New Roman"/>
          <w:szCs w:val="24"/>
          <w:lang w:eastAsia="el-GR"/>
        </w:rPr>
      </w:pPr>
      <w:r>
        <w:rPr>
          <w:rFonts w:eastAsia="Times New Roman"/>
          <w:szCs w:val="24"/>
          <w:lang w:eastAsia="el-GR"/>
        </w:rPr>
        <w:t>2.</w:t>
      </w:r>
      <w:r w:rsidR="00911F78">
        <w:rPr>
          <w:rFonts w:eastAsia="Times New Roman"/>
          <w:szCs w:val="24"/>
          <w:lang w:eastAsia="el-GR"/>
        </w:rPr>
        <w:t xml:space="preserve"> </w:t>
      </w:r>
      <w:r w:rsidR="00596B0A">
        <w:rPr>
          <w:rFonts w:eastAsia="Times New Roman"/>
          <w:szCs w:val="24"/>
          <w:lang w:eastAsia="el-GR"/>
        </w:rPr>
        <w:t>Over-Fitting Models</w:t>
      </w:r>
      <w:r>
        <w:rPr>
          <w:rFonts w:eastAsia="Times New Roman"/>
          <w:szCs w:val="24"/>
          <w:lang w:eastAsia="el-GR"/>
        </w:rPr>
        <w:t xml:space="preserve">: </w:t>
      </w:r>
      <w:r w:rsidR="00596B0A" w:rsidRPr="00F73098">
        <w:rPr>
          <w:rFonts w:eastAsia="Times New Roman"/>
          <w:szCs w:val="24"/>
          <w:lang w:eastAsia="el-GR"/>
        </w:rPr>
        <w:t>Over-fitting occurs when a model explains the natural errors within the sample instead of the underlying trends of the population. Over-fitted models are often overly complex and utilize an excess of independent variables to generate a prediction. Therefore, the risk of over-fitting is heighted by the increase in volume and variety of data. Too few variables make the model irrelevant, where as too many variables restrict the model to the known sample data. The challenge is to moderate the number of variables used in data mining models and balance its predictive power with accuracy.</w:t>
      </w:r>
    </w:p>
    <w:p w14:paraId="7AFE4015" w14:textId="1C063A5E" w:rsidR="00596B0A" w:rsidRPr="00F73098" w:rsidRDefault="00113BF1" w:rsidP="00596B0A">
      <w:pPr>
        <w:ind w:firstLine="720"/>
        <w:rPr>
          <w:rFonts w:eastAsia="Times New Roman"/>
          <w:szCs w:val="24"/>
          <w:lang w:eastAsia="el-GR"/>
        </w:rPr>
      </w:pPr>
      <w:r>
        <w:rPr>
          <w:rFonts w:eastAsia="Times New Roman"/>
          <w:szCs w:val="24"/>
          <w:lang w:eastAsia="el-GR"/>
        </w:rPr>
        <w:t>3.</w:t>
      </w:r>
      <w:r w:rsidR="00911F78">
        <w:rPr>
          <w:rFonts w:eastAsia="Times New Roman"/>
          <w:szCs w:val="24"/>
          <w:lang w:eastAsia="el-GR"/>
        </w:rPr>
        <w:t xml:space="preserve"> </w:t>
      </w:r>
      <w:r w:rsidR="00596B0A">
        <w:rPr>
          <w:rFonts w:eastAsia="Times New Roman"/>
          <w:szCs w:val="24"/>
          <w:lang w:eastAsia="el-GR"/>
        </w:rPr>
        <w:t>C</w:t>
      </w:r>
      <w:r w:rsidR="00596B0A" w:rsidRPr="00F73098">
        <w:rPr>
          <w:rFonts w:eastAsia="Times New Roman"/>
          <w:szCs w:val="24"/>
          <w:lang w:eastAsia="el-GR"/>
        </w:rPr>
        <w:t>ost of Scale</w:t>
      </w:r>
      <w:r>
        <w:rPr>
          <w:rFonts w:eastAsia="Times New Roman"/>
          <w:szCs w:val="24"/>
          <w:lang w:eastAsia="el-GR"/>
        </w:rPr>
        <w:t xml:space="preserve">: </w:t>
      </w:r>
      <w:r w:rsidR="00596B0A" w:rsidRPr="00F73098">
        <w:rPr>
          <w:rFonts w:eastAsia="Times New Roman"/>
          <w:szCs w:val="24"/>
          <w:lang w:eastAsia="el-GR"/>
        </w:rPr>
        <w:t>As data velocity continues to increase data’s volume and variety, firms must scale these models and apply them across the entire organization. Unlocking the full benefits of data mining with these models requires significant investment in computing infrastructure and processing power. To reach scale, organizations must purchase and maintain powerful computers, servers, and software designed to handle the firm’s large quantity and variety of data.</w:t>
      </w:r>
    </w:p>
    <w:p w14:paraId="5A26A832" w14:textId="63E1F446" w:rsidR="00596B0A" w:rsidRPr="00F73098" w:rsidRDefault="00113BF1" w:rsidP="00596B0A">
      <w:pPr>
        <w:ind w:firstLine="720"/>
        <w:rPr>
          <w:rFonts w:eastAsia="Times New Roman"/>
          <w:szCs w:val="24"/>
          <w:lang w:eastAsia="el-GR"/>
        </w:rPr>
      </w:pPr>
      <w:r>
        <w:rPr>
          <w:rFonts w:eastAsia="Times New Roman"/>
          <w:szCs w:val="24"/>
          <w:lang w:eastAsia="el-GR"/>
        </w:rPr>
        <w:t>4.</w:t>
      </w:r>
      <w:r w:rsidR="00911F78">
        <w:rPr>
          <w:rFonts w:eastAsia="Times New Roman"/>
          <w:szCs w:val="24"/>
          <w:lang w:eastAsia="el-GR"/>
        </w:rPr>
        <w:t xml:space="preserve"> </w:t>
      </w:r>
      <w:bookmarkStart w:id="12" w:name="_GoBack"/>
      <w:bookmarkEnd w:id="12"/>
      <w:r w:rsidR="00596B0A" w:rsidRPr="00F73098">
        <w:rPr>
          <w:rFonts w:eastAsia="Times New Roman"/>
          <w:szCs w:val="24"/>
          <w:lang w:eastAsia="el-GR"/>
        </w:rPr>
        <w:t>Privacy and Security</w:t>
      </w:r>
      <w:r w:rsidR="00911F78">
        <w:rPr>
          <w:rFonts w:eastAsia="Times New Roman"/>
          <w:szCs w:val="24"/>
          <w:lang w:eastAsia="el-GR"/>
        </w:rPr>
        <w:t xml:space="preserve">: </w:t>
      </w:r>
      <w:r w:rsidR="00596B0A" w:rsidRPr="00F73098">
        <w:rPr>
          <w:rFonts w:eastAsia="Times New Roman"/>
          <w:szCs w:val="24"/>
          <w:lang w:eastAsia="el-GR"/>
        </w:rPr>
        <w:t>The increased storage requirement of data has forced many firms to turn toward cloud computing and storage. While the cloud has empowered many modern advances in data mining, the nature of the service creates significant privacy and security threats. Organizations must protect their data from malicious figures to maintain the trust of their partners and customers.</w:t>
      </w:r>
    </w:p>
    <w:p w14:paraId="180F5DD5" w14:textId="77777777" w:rsidR="00596B0A" w:rsidRPr="00F73098" w:rsidRDefault="00596B0A" w:rsidP="00596B0A">
      <w:pPr>
        <w:ind w:firstLine="720"/>
        <w:rPr>
          <w:rFonts w:eastAsia="Times New Roman"/>
          <w:szCs w:val="24"/>
          <w:lang w:eastAsia="el-GR"/>
        </w:rPr>
      </w:pPr>
      <w:r w:rsidRPr="00F73098">
        <w:rPr>
          <w:rFonts w:eastAsia="Times New Roman"/>
          <w:szCs w:val="24"/>
          <w:lang w:eastAsia="el-GR"/>
        </w:rPr>
        <w:lastRenderedPageBreak/>
        <w:t>With data privacy comes the need for organizations to develop internal rules and constraints on the use and implementation of a customer’s data. Data mining is a powerful tool that provides businesses with compelling insights into their consumers. However, at what point do these insights infringe on an individual’s privacy? Organizations must weigh this relationship with their customers, develop policies to benefit consumers, and communicate these policies to the consumers to maintain a trustworthy relationship.</w:t>
      </w:r>
    </w:p>
    <w:p w14:paraId="6A10D827" w14:textId="21CB9494" w:rsidR="00BC2E52" w:rsidRDefault="00BC2E52">
      <w:pPr>
        <w:spacing w:before="0" w:after="160" w:line="259" w:lineRule="auto"/>
        <w:jc w:val="left"/>
        <w:rPr>
          <w:rFonts w:eastAsiaTheme="majorEastAsia" w:cstheme="majorBidi"/>
          <w:b/>
          <w:spacing w:val="24"/>
          <w:sz w:val="40"/>
          <w:szCs w:val="32"/>
        </w:rPr>
      </w:pPr>
      <w:r>
        <w:br w:type="page"/>
      </w:r>
    </w:p>
    <w:p w14:paraId="1786779A" w14:textId="265803FB" w:rsidR="00874A5D" w:rsidRPr="0016727F" w:rsidRDefault="00E63081" w:rsidP="0044570D">
      <w:pPr>
        <w:pStyle w:val="1"/>
      </w:pPr>
      <w:bookmarkStart w:id="13" w:name="_Toc43311248"/>
      <w:r>
        <w:lastRenderedPageBreak/>
        <w:t>Chapter 3:</w:t>
      </w:r>
      <w:r w:rsidR="00F96494">
        <w:t xml:space="preserve"> Coronavirus Disease 2019</w:t>
      </w:r>
      <w:bookmarkEnd w:id="13"/>
      <w:r>
        <w:t xml:space="preserve"> </w:t>
      </w:r>
      <w:del w:id="14" w:author="Aristotelis Lazaridis" w:date="2020-01-15T11:27:00Z">
        <w:r w:rsidR="00874A5D" w:rsidRPr="00657864" w:rsidDel="00386C38">
          <w:delText>of Reinforcement Learning</w:delText>
        </w:r>
      </w:del>
    </w:p>
    <w:p w14:paraId="6B3764E2" w14:textId="57FCD0FF" w:rsidR="00750970" w:rsidRPr="0044570D" w:rsidDel="007F27CA" w:rsidRDefault="00F96494" w:rsidP="00F96494">
      <w:pPr>
        <w:pStyle w:val="2"/>
        <w:rPr>
          <w:del w:id="15" w:author="Aristotelis Lazaridis" w:date="2020-01-14T16:42:00Z"/>
        </w:rPr>
      </w:pPr>
      <w:bookmarkStart w:id="16" w:name="_Toc43311249"/>
      <w:r>
        <w:t>3.1</w:t>
      </w:r>
      <w:r w:rsidR="00B600E2">
        <w:t xml:space="preserve"> </w:t>
      </w:r>
      <w:r>
        <w:t>Definition of Covid-19</w:t>
      </w:r>
      <w:bookmarkEnd w:id="16"/>
    </w:p>
    <w:p w14:paraId="4985EE24" w14:textId="2C8EBC74" w:rsidR="00F96494" w:rsidRDefault="00F96494" w:rsidP="00F96494">
      <w:pPr>
        <w:pStyle w:val="2"/>
        <w:rPr>
          <w:spacing w:val="24"/>
          <w:sz w:val="40"/>
          <w:szCs w:val="32"/>
        </w:rPr>
      </w:pPr>
    </w:p>
    <w:p w14:paraId="36CB3AEA" w14:textId="7D710D99" w:rsidR="00F96494" w:rsidRDefault="00F96494" w:rsidP="00F96494">
      <w:pPr>
        <w:ind w:firstLine="288"/>
      </w:pPr>
      <w:r>
        <w:t xml:space="preserve">Coronavirus disease 2019 (COVID-19) is an infectious disease caused by severe acute respiratory syndrome coronavirus 2 (SARS-CoV-2). </w:t>
      </w:r>
      <w:r w:rsidR="001700BB">
        <w:t>SARS-CoV-2 is the third</w:t>
      </w:r>
      <w:r>
        <w:t xml:space="preserve"> coronavirus, after SARS-CoV</w:t>
      </w:r>
      <w:r w:rsidR="00BC15BC">
        <w:t>1</w:t>
      </w:r>
      <w:r>
        <w:t xml:space="preserve"> and MERS-</w:t>
      </w:r>
      <w:proofErr w:type="spellStart"/>
      <w:r>
        <w:t>CoV</w:t>
      </w:r>
      <w:proofErr w:type="spellEnd"/>
      <w:r>
        <w:t>.</w:t>
      </w:r>
    </w:p>
    <w:p w14:paraId="2DA003AB" w14:textId="1A9AD220" w:rsidR="00F96494" w:rsidRDefault="00F96494" w:rsidP="001700BB">
      <w:pPr>
        <w:ind w:firstLine="288"/>
      </w:pPr>
      <w:r>
        <w:t>It is believed to have zoonotic origins and has close genetic similarity to bat coronaviruses, suggesting it emerged from a bat-borne virus. There is no evidence yet to link an intermediate animal reservoir, such as a pangolin, to its introduction to humans. The virus shows little genetic diversity, indicating that the spillover event introducing SARS-CoV-2 to humans is likely to have occurred in late 2019.</w:t>
      </w:r>
    </w:p>
    <w:p w14:paraId="5C0CEC4D" w14:textId="12DE91FF" w:rsidR="00F96494" w:rsidRDefault="00F96494" w:rsidP="001700BB">
      <w:pPr>
        <w:ind w:firstLine="288"/>
      </w:pPr>
      <w:r>
        <w:t>As described by the U.S. National Institutes of Health, it is the successor to SARS-CoV-1. SARS-CoV-2 is a positive-sense single-stranded RNA virus.</w:t>
      </w:r>
    </w:p>
    <w:p w14:paraId="7F93A69E" w14:textId="7B8833FE" w:rsidR="007759D7" w:rsidRDefault="007759D7" w:rsidP="001700BB">
      <w:pPr>
        <w:ind w:firstLine="288"/>
      </w:pPr>
      <w:r>
        <w:rPr>
          <w:noProof/>
          <w:lang w:val="el-GR" w:eastAsia="el-GR"/>
        </w:rPr>
        <w:drawing>
          <wp:inline distT="0" distB="0" distL="0" distR="0" wp14:anchorId="333F95FA" wp14:editId="1267CD79">
            <wp:extent cx="4876800" cy="270966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2.PNG"/>
                    <pic:cNvPicPr/>
                  </pic:nvPicPr>
                  <pic:blipFill>
                    <a:blip r:embed="rId13">
                      <a:extLst>
                        <a:ext uri="{28A0092B-C50C-407E-A947-70E740481C1C}">
                          <a14:useLocalDpi xmlns:a14="http://schemas.microsoft.com/office/drawing/2010/main" val="0"/>
                        </a:ext>
                      </a:extLst>
                    </a:blip>
                    <a:stretch>
                      <a:fillRect/>
                    </a:stretch>
                  </pic:blipFill>
                  <pic:spPr>
                    <a:xfrm>
                      <a:off x="0" y="0"/>
                      <a:ext cx="4879134" cy="2710957"/>
                    </a:xfrm>
                    <a:prstGeom prst="rect">
                      <a:avLst/>
                    </a:prstGeom>
                  </pic:spPr>
                </pic:pic>
              </a:graphicData>
            </a:graphic>
          </wp:inline>
        </w:drawing>
      </w:r>
    </w:p>
    <w:p w14:paraId="32224AC2" w14:textId="77777777" w:rsidR="007759D7" w:rsidRPr="0085022F" w:rsidRDefault="007759D7" w:rsidP="007759D7">
      <w:pPr>
        <w:jc w:val="center"/>
        <w:rPr>
          <w:i/>
        </w:rPr>
      </w:pPr>
      <w:r>
        <w:rPr>
          <w:i/>
        </w:rPr>
        <w:t xml:space="preserve">Figure 5: </w:t>
      </w:r>
      <w:r w:rsidRPr="0085022F">
        <w:rPr>
          <w:i/>
        </w:rPr>
        <w:t>Structural view of a coronavirus</w:t>
      </w:r>
    </w:p>
    <w:p w14:paraId="76D2364A" w14:textId="71D5C4B0" w:rsidR="00F96494" w:rsidRDefault="00F96494" w:rsidP="001700BB">
      <w:pPr>
        <w:ind w:firstLine="288"/>
      </w:pPr>
      <w:r>
        <w:t xml:space="preserve">Each SARS-CoV-2 </w:t>
      </w:r>
      <w:proofErr w:type="spellStart"/>
      <w:r>
        <w:t>virion</w:t>
      </w:r>
      <w:proofErr w:type="spellEnd"/>
      <w:r>
        <w:t xml:space="preserve"> is 50–200 </w:t>
      </w:r>
      <w:proofErr w:type="spellStart"/>
      <w:r>
        <w:t>nanometres</w:t>
      </w:r>
      <w:proofErr w:type="spellEnd"/>
      <w:r>
        <w:t xml:space="preserve"> in diameter. Like other coronaviruses, SARS-CoV-2 has four structural proteins, known as the S (spike), E (envelope), M (membrane), and N (</w:t>
      </w:r>
      <w:proofErr w:type="spellStart"/>
      <w:r>
        <w:t>nucleocapsid</w:t>
      </w:r>
      <w:proofErr w:type="spellEnd"/>
      <w:r>
        <w:t>) proteins; the N protein holds the RNA genome, and the S, E, and M proteins together create the viral envelope</w:t>
      </w:r>
      <w:r w:rsidR="0085022F">
        <w:t xml:space="preserve"> (Figure </w:t>
      </w:r>
      <w:r w:rsidR="0085022F">
        <w:lastRenderedPageBreak/>
        <w:t>5)</w:t>
      </w:r>
      <w:r>
        <w:t>.</w:t>
      </w:r>
      <w:r w:rsidR="001700BB">
        <w:t xml:space="preserve"> </w:t>
      </w:r>
      <w:r>
        <w:t>The spike protein, which has been imaged at the atomic level using cryogenic electron microscopy, is the protein responsible for allowing the virus to attach to and fuse with the membrane of a host cell; specifically, its S1 subunit catalyzes attachment, the S2 subunit fusion</w:t>
      </w:r>
      <w:r w:rsidR="007759D7">
        <w:t xml:space="preserve"> (Figure 6)</w:t>
      </w:r>
      <w:r>
        <w:t>.</w:t>
      </w:r>
    </w:p>
    <w:p w14:paraId="30E79A83" w14:textId="7EAED006" w:rsidR="007759D7" w:rsidRDefault="007759D7" w:rsidP="001700BB">
      <w:pPr>
        <w:ind w:firstLine="288"/>
      </w:pPr>
      <w:r>
        <w:rPr>
          <w:noProof/>
          <w:lang w:val="el-GR" w:eastAsia="el-GR"/>
        </w:rPr>
        <w:drawing>
          <wp:inline distT="0" distB="0" distL="0" distR="0" wp14:anchorId="203B7F61" wp14:editId="219380B7">
            <wp:extent cx="2435225" cy="1846832"/>
            <wp:effectExtent l="0" t="0" r="3175" b="127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758" cy="1857854"/>
                    </a:xfrm>
                    <a:prstGeom prst="rect">
                      <a:avLst/>
                    </a:prstGeom>
                  </pic:spPr>
                </pic:pic>
              </a:graphicData>
            </a:graphic>
          </wp:inline>
        </w:drawing>
      </w:r>
      <w:r>
        <w:t xml:space="preserve">    </w:t>
      </w:r>
      <w:r>
        <w:rPr>
          <w:noProof/>
          <w:lang w:val="el-GR" w:eastAsia="el-GR"/>
        </w:rPr>
        <w:drawing>
          <wp:inline distT="0" distB="0" distL="0" distR="0" wp14:anchorId="577F9623" wp14:editId="3B074788">
            <wp:extent cx="2181225" cy="1847449"/>
            <wp:effectExtent l="0" t="0" r="0" b="63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8024" cy="1853208"/>
                    </a:xfrm>
                    <a:prstGeom prst="rect">
                      <a:avLst/>
                    </a:prstGeom>
                  </pic:spPr>
                </pic:pic>
              </a:graphicData>
            </a:graphic>
          </wp:inline>
        </w:drawing>
      </w:r>
    </w:p>
    <w:p w14:paraId="0D49D6A1" w14:textId="7103C27A" w:rsidR="007759D7" w:rsidRPr="007759D7" w:rsidRDefault="007759D7" w:rsidP="007759D7">
      <w:pPr>
        <w:ind w:firstLine="288"/>
        <w:rPr>
          <w:i/>
        </w:rPr>
      </w:pPr>
      <w:r>
        <w:rPr>
          <w:i/>
        </w:rPr>
        <w:t xml:space="preserve">Figure 6: </w:t>
      </w:r>
      <w:r w:rsidRPr="007759D7">
        <w:rPr>
          <w:i/>
        </w:rPr>
        <w:t xml:space="preserve">Digitally </w:t>
      </w:r>
      <w:proofErr w:type="spellStart"/>
      <w:r w:rsidRPr="007759D7">
        <w:rPr>
          <w:i/>
        </w:rPr>
        <w:t>colourised</w:t>
      </w:r>
      <w:proofErr w:type="spellEnd"/>
      <w:r w:rsidRPr="007759D7">
        <w:rPr>
          <w:i/>
        </w:rPr>
        <w:t xml:space="preserve"> scanning electron micrographs of SARS-CoV-2 </w:t>
      </w:r>
      <w:proofErr w:type="spellStart"/>
      <w:r w:rsidRPr="007759D7">
        <w:rPr>
          <w:i/>
        </w:rPr>
        <w:t>virions</w:t>
      </w:r>
      <w:proofErr w:type="spellEnd"/>
      <w:r w:rsidRPr="007759D7">
        <w:rPr>
          <w:i/>
        </w:rPr>
        <w:t xml:space="preserve"> (yellow) emerging from human cells cultured in a laboratory</w:t>
      </w:r>
    </w:p>
    <w:p w14:paraId="7979996F" w14:textId="25E54FAA" w:rsidR="00F96494" w:rsidRDefault="00F96494" w:rsidP="001700BB">
      <w:pPr>
        <w:ind w:firstLine="288"/>
      </w:pPr>
      <w:r>
        <w:t>Protein modeling experiments on the spike protein of the virus soon suggested that SARS-CoV-2 has sufficient affinity to the receptor angiotensin converting enzyme 2 (ACE2) on human cells to use them as</w:t>
      </w:r>
      <w:r w:rsidR="001700BB">
        <w:t xml:space="preserve"> a mechanism of cell entry.</w:t>
      </w:r>
      <w:r>
        <w:t xml:space="preserve"> By 22 January 2020, a group in China working with the full virus genome and a group in the United States using reverse genetics methods independently and experimentally demonstrated that ACE2 could act as the receptor for SARS-CoV-2</w:t>
      </w:r>
      <w:r w:rsidR="001700BB">
        <w:t xml:space="preserve">. </w:t>
      </w:r>
      <w:r>
        <w:t>Studies have shown that SARS-CoV-2 has a higher affinity to human ACE2 than the original SARS virus strain</w:t>
      </w:r>
      <w:r w:rsidR="001700BB">
        <w:t xml:space="preserve"> </w:t>
      </w:r>
      <w:r>
        <w:t xml:space="preserve">SARS-CoV-2 may also use </w:t>
      </w:r>
      <w:proofErr w:type="spellStart"/>
      <w:r>
        <w:t>basig</w:t>
      </w:r>
      <w:r w:rsidR="001700BB">
        <w:t>in</w:t>
      </w:r>
      <w:proofErr w:type="spellEnd"/>
      <w:r w:rsidR="001700BB">
        <w:t xml:space="preserve"> to assist in cell entry.</w:t>
      </w:r>
    </w:p>
    <w:p w14:paraId="49002E89" w14:textId="4147B09A" w:rsidR="00F96494" w:rsidRDefault="00F96494" w:rsidP="001700BB">
      <w:pPr>
        <w:ind w:firstLine="288"/>
      </w:pPr>
      <w:r>
        <w:t>Initial spike protein priming by transmembrane protease, serine 2 (TMPRSS2) is essent</w:t>
      </w:r>
      <w:r w:rsidR="001700BB">
        <w:t>ial for entry of SARS-CoV-2.</w:t>
      </w:r>
      <w:r>
        <w:t xml:space="preserve"> After a SARS-CoV-2 </w:t>
      </w:r>
      <w:proofErr w:type="spellStart"/>
      <w:r>
        <w:t>virion</w:t>
      </w:r>
      <w:proofErr w:type="spellEnd"/>
      <w:r>
        <w:t xml:space="preserve"> attaches to a target cell, the cell's protease TMPRSS2 cuts open the spike protein of the virus, exposing a fusion peptide in the S2 subunit,</w:t>
      </w:r>
      <w:r w:rsidR="001700BB">
        <w:t xml:space="preserve"> and the host receptor ACE2.</w:t>
      </w:r>
      <w:r>
        <w:t xml:space="preserve"> After fusion, an endosome forms around the </w:t>
      </w:r>
      <w:proofErr w:type="spellStart"/>
      <w:r>
        <w:t>virion</w:t>
      </w:r>
      <w:proofErr w:type="spellEnd"/>
      <w:r>
        <w:t xml:space="preserve">, separating it from the rest of the host cell. The </w:t>
      </w:r>
      <w:proofErr w:type="spellStart"/>
      <w:r>
        <w:t>virion</w:t>
      </w:r>
      <w:proofErr w:type="spellEnd"/>
      <w:r>
        <w:t xml:space="preserve"> escapes when the pH of the endosome drops or when </w:t>
      </w:r>
      <w:proofErr w:type="spellStart"/>
      <w:r>
        <w:t>cathepsin</w:t>
      </w:r>
      <w:proofErr w:type="spellEnd"/>
      <w:r>
        <w:t>, a host cyst</w:t>
      </w:r>
      <w:r w:rsidR="001700BB">
        <w:t xml:space="preserve">eine protease, cleaves it. </w:t>
      </w:r>
      <w:r>
        <w:t xml:space="preserve">The </w:t>
      </w:r>
      <w:proofErr w:type="spellStart"/>
      <w:r>
        <w:t>virion</w:t>
      </w:r>
      <w:proofErr w:type="spellEnd"/>
      <w:r>
        <w:t xml:space="preserve"> then releases RNA into the cell and forces the cell to produce and disseminate copies of the viru</w:t>
      </w:r>
      <w:r w:rsidR="001700BB">
        <w:t>s, which infect more cells.</w:t>
      </w:r>
    </w:p>
    <w:p w14:paraId="6FDEA0FB" w14:textId="696A409C" w:rsidR="00C12992" w:rsidRDefault="00C12992" w:rsidP="00C12992">
      <w:pPr>
        <w:pStyle w:val="2"/>
      </w:pPr>
      <w:bookmarkStart w:id="17" w:name="_Toc43311250"/>
      <w:r>
        <w:lastRenderedPageBreak/>
        <w:t>3.2 History of Covid-19</w:t>
      </w:r>
      <w:bookmarkEnd w:id="17"/>
    </w:p>
    <w:p w14:paraId="5E4A595A" w14:textId="77777777" w:rsidR="001A1D90" w:rsidRDefault="006417F3" w:rsidP="001A1D90">
      <w:pPr>
        <w:ind w:firstLine="720"/>
      </w:pPr>
      <w:r>
        <w:t xml:space="preserve">The COVID-19 pandemic, also known as the coronavirus pandemic, is an ongoing pandemic of coronavirus disease 2019. </w:t>
      </w:r>
      <w:r w:rsidR="001A1D90">
        <w:t xml:space="preserve">Based on the low variability exhibited among known SARS-CoV-2 genomic sequences, the strain is thought to have been detected by health authorities within weeks of its emergence among the human population in late 2019. </w:t>
      </w:r>
    </w:p>
    <w:p w14:paraId="57D72595" w14:textId="77777777" w:rsidR="006D7C7E" w:rsidRDefault="006417F3" w:rsidP="006D7C7E">
      <w:pPr>
        <w:ind w:firstLine="720"/>
      </w:pPr>
      <w:r>
        <w:t>The outbreak was first identified in Wuhan, China, in December 2019</w:t>
      </w:r>
      <w:r w:rsidRPr="006417F3">
        <w:t xml:space="preserve"> </w:t>
      </w:r>
      <w:r>
        <w:t>and has resulted in an ongoing pandemic. The first case may be traced back to 17 November 2019. The World Health Organization declared the outbreak a Public Health Emergency of International Concern on 30 January, and a pandemic on 11 March. Local transmission of the disease has occurred in most countries across all six WHO regions. The virus subsequently spread to all provinces of China and to more than 150 other countries in Asia, Europe, North America, South America, Africa, and Oceania. Human-to-human transmission of the virus has been confirmed in all these regions. As of 12 June 2020, more than 7.5 million cases of COVID-19 have been reported in more than 188 countries and territories, resulting in more than 421,000 deaths; more than 3.53 million people have recovered</w:t>
      </w:r>
      <w:r w:rsidR="00ED5F5C">
        <w:t xml:space="preserve"> (Figure 7)</w:t>
      </w:r>
      <w:r>
        <w:t>.</w:t>
      </w:r>
      <w:r w:rsidR="006D7C7E" w:rsidRPr="006D7C7E">
        <w:t xml:space="preserve"> </w:t>
      </w:r>
    </w:p>
    <w:p w14:paraId="6F7348E6" w14:textId="73D40746" w:rsidR="00ED5F5C" w:rsidRDefault="00ED5F5C" w:rsidP="006417F3">
      <w:pPr>
        <w:ind w:firstLine="288"/>
      </w:pPr>
      <w:r>
        <w:rPr>
          <w:noProof/>
          <w:lang w:val="el-GR" w:eastAsia="el-GR"/>
        </w:rPr>
        <w:drawing>
          <wp:inline distT="0" distB="0" distL="0" distR="0" wp14:anchorId="65C182F3" wp14:editId="106B4249">
            <wp:extent cx="4273781" cy="2867025"/>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PNG"/>
                    <pic:cNvPicPr/>
                  </pic:nvPicPr>
                  <pic:blipFill>
                    <a:blip r:embed="rId16">
                      <a:extLst>
                        <a:ext uri="{28A0092B-C50C-407E-A947-70E740481C1C}">
                          <a14:useLocalDpi xmlns:a14="http://schemas.microsoft.com/office/drawing/2010/main" val="0"/>
                        </a:ext>
                      </a:extLst>
                    </a:blip>
                    <a:stretch>
                      <a:fillRect/>
                    </a:stretch>
                  </pic:blipFill>
                  <pic:spPr>
                    <a:xfrm>
                      <a:off x="0" y="0"/>
                      <a:ext cx="4286479" cy="2875543"/>
                    </a:xfrm>
                    <a:prstGeom prst="rect">
                      <a:avLst/>
                    </a:prstGeom>
                  </pic:spPr>
                </pic:pic>
              </a:graphicData>
            </a:graphic>
          </wp:inline>
        </w:drawing>
      </w:r>
    </w:p>
    <w:p w14:paraId="2827F0BB" w14:textId="107311F9" w:rsidR="00ED5F5C" w:rsidRPr="00ED5F5C" w:rsidRDefault="00ED5F5C" w:rsidP="00ED5F5C">
      <w:pPr>
        <w:ind w:firstLine="288"/>
        <w:rPr>
          <w:i/>
        </w:rPr>
      </w:pPr>
      <w:r w:rsidRPr="00ED5F5C">
        <w:rPr>
          <w:i/>
        </w:rPr>
        <w:t>Figure</w:t>
      </w:r>
      <w:r>
        <w:rPr>
          <w:i/>
        </w:rPr>
        <w:t xml:space="preserve"> 7</w:t>
      </w:r>
      <w:r w:rsidRPr="00ED5F5C">
        <w:rPr>
          <w:i/>
        </w:rPr>
        <w:t>: Epidemic curve of COVID-19 by date of report</w:t>
      </w:r>
    </w:p>
    <w:p w14:paraId="09797287" w14:textId="52915EC1" w:rsidR="006417F3" w:rsidRDefault="001A1D90" w:rsidP="001A1D90">
      <w:pPr>
        <w:pStyle w:val="3"/>
      </w:pPr>
      <w:bookmarkStart w:id="18" w:name="_Toc43311251"/>
      <w:r>
        <w:lastRenderedPageBreak/>
        <w:t xml:space="preserve">3.2.1 </w:t>
      </w:r>
      <w:r w:rsidR="006417F3">
        <w:t>Infection fatality rate</w:t>
      </w:r>
      <w:bookmarkEnd w:id="18"/>
    </w:p>
    <w:p w14:paraId="132B585F" w14:textId="4B5A21B9" w:rsidR="006417F3" w:rsidRDefault="006417F3" w:rsidP="006417F3">
      <w:pPr>
        <w:ind w:firstLine="720"/>
      </w:pPr>
      <w:r>
        <w:t>Our World in Data states that, as of 25 March 2020, the infection fatality rate (IFR) cannot be accurately calculated. In February, the World Health Organization reported estimates of IFR between 0.33% and 1%. The University of Oxford Centre for Evidence-Based Medicine (CEBM) estimated a global CFR of 0.8 to 9.6 percent (last revised 30 April) and IFR of 0.10 to 0.41 percent (last revised 2 May). According to CEBM, random antibody testing in Germany suggested an IFR of 0.37% (0.12% to 0.87%) there. Firm lower limits of infection fatality rates have been established in a number of locations such as New York City and Bergamo in Italy since the IFR cannot be less than the population fatality rate. As of 7 May, in New York City, with a population of 8.4 million, 14,162 have died with COVID-19 (0.17% of the population). In Bergamo province, 0.57% of the population has died. The CDC estimates for planning purposes that the fatality rate among those who are symptomatic is 0.4% (0.2% to 1%) and that 35% of infected individuals are asymptomatic, for an overall infection fatality rate of 0.26% (as of 20 May). To get a better view on the number of people infected, initial antibody testing has been carried out, but there are no valid scientific reports based on any of them as of yet. On 1 May antibody testing in New York suggested an IFR of 0.86%.</w:t>
      </w:r>
    </w:p>
    <w:p w14:paraId="3E343DCB" w14:textId="6F49A717" w:rsidR="006417F3" w:rsidRDefault="001A1D90" w:rsidP="001A1D90">
      <w:pPr>
        <w:pStyle w:val="3"/>
      </w:pPr>
      <w:bookmarkStart w:id="19" w:name="_Toc43311252"/>
      <w:r>
        <w:t xml:space="preserve">3.2.2 </w:t>
      </w:r>
      <w:r w:rsidR="006417F3">
        <w:t>Gendered impact of the COVID-19 pandemic (Sex differences)</w:t>
      </w:r>
      <w:bookmarkEnd w:id="19"/>
    </w:p>
    <w:p w14:paraId="03D53651" w14:textId="77777777" w:rsidR="006D7C7E" w:rsidRDefault="006417F3" w:rsidP="006417F3">
      <w:pPr>
        <w:ind w:firstLine="720"/>
      </w:pPr>
      <w:r>
        <w:t xml:space="preserve">The impact of the pandemic and its mortality rate are different for men and women. Mortality is higher in men in studies conducted in China and Italy. The higher risk for men appears in their 50s, and begins to taper off only at 90. In China, the death rate was 2.8 percent for men and 1.7 percent for women The exact reasons for this sex-difference are not known, but genetic and </w:t>
      </w:r>
      <w:r w:rsidR="006D7C7E">
        <w:t>behavior</w:t>
      </w:r>
      <w:r>
        <w:t xml:space="preserve"> factors could be a reason. Sex-based immunological differences, a lower prevalence of smoking in women, and men developing co-morbid conditions such as hypertension at a younger age than women could have contributed to the higher mortality in men. </w:t>
      </w:r>
    </w:p>
    <w:p w14:paraId="7533730A" w14:textId="669F2ED9" w:rsidR="006417F3" w:rsidRDefault="006417F3" w:rsidP="006417F3">
      <w:pPr>
        <w:ind w:firstLine="720"/>
      </w:pPr>
      <w:r>
        <w:t xml:space="preserve">In Europe, of those infected with COVID‑19, 57% were men; of those infected with COVID‑19 who also died, 72% were men. As of April 2020, the U.S. government is not tracking sex-related data of COVID‑19 infections. Research has shown that viral </w:t>
      </w:r>
      <w:r>
        <w:lastRenderedPageBreak/>
        <w:t>illnesses like Ebola, HIV, influenza, and SARS affect men and women differently. A higher percentage of health workers, particularly nurses, are women, and they have a higher chance of being exposed to the virus. School closures, lockdowns, and reduced access to healthcare following the COVID-19 pandemic may differentially affect the genders and possibly exaggerate existing gender disparity.</w:t>
      </w:r>
    </w:p>
    <w:p w14:paraId="673A7684" w14:textId="64E25BC4" w:rsidR="006417F3" w:rsidRDefault="001A1D90" w:rsidP="001A1D90">
      <w:pPr>
        <w:pStyle w:val="3"/>
      </w:pPr>
      <w:bookmarkStart w:id="20" w:name="_Toc43311253"/>
      <w:r>
        <w:t xml:space="preserve">3.2.3 </w:t>
      </w:r>
      <w:r w:rsidR="006417F3">
        <w:t>COVID-19 pandemic by country and territory and cases</w:t>
      </w:r>
      <w:bookmarkEnd w:id="20"/>
    </w:p>
    <w:p w14:paraId="48E198E5" w14:textId="3971B554" w:rsidR="006417F3" w:rsidRDefault="006417F3" w:rsidP="00841165">
      <w:pPr>
        <w:ind w:firstLine="288"/>
      </w:pPr>
      <w:r>
        <w:t>Cases refer to the number of people who have been tested for COVID-19, and whose test has been confirmed positive accor</w:t>
      </w:r>
      <w:r w:rsidR="00841165">
        <w:t>ding to official protocols.</w:t>
      </w:r>
      <w:r>
        <w:t xml:space="preserve"> As of</w:t>
      </w:r>
      <w:r w:rsidR="006D7C7E">
        <w:t xml:space="preserve"> 24 May, countries that published</w:t>
      </w:r>
      <w:r>
        <w:t xml:space="preserve"> their testing data have typically performed many tests equal to 2.6 percent of their population, while no country has tested samples equal to more than 17.3</w:t>
      </w:r>
      <w:r w:rsidR="00841165">
        <w:t xml:space="preserve"> percent of its population.</w:t>
      </w:r>
      <w:r>
        <w:t xml:space="preserve"> Many countries, early on, had official policies to not test </w:t>
      </w:r>
      <w:r w:rsidR="00841165">
        <w:t>those with only mild symptoms.</w:t>
      </w:r>
      <w:r>
        <w:t xml:space="preserve"> An analysis of the early phase of the outbreak up to 23 January estimated 86 percent of COVID-19 infections had not been detected, and that these undocumented infections were the source for 79 p</w:t>
      </w:r>
      <w:r w:rsidR="00841165">
        <w:t>ercent of documented cases.</w:t>
      </w:r>
      <w:r>
        <w:t xml:space="preserve"> Several other studies, using a variety of methods, have estimated that numbers of infections in many countries are likely to be considerably greater th</w:t>
      </w:r>
      <w:r w:rsidR="00841165">
        <w:t>an the reported cases.</w:t>
      </w:r>
    </w:p>
    <w:p w14:paraId="1799467F" w14:textId="35B5EB0A" w:rsidR="006417F3" w:rsidRDefault="006417F3" w:rsidP="00841165">
      <w:pPr>
        <w:ind w:firstLine="288"/>
      </w:pPr>
      <w:r>
        <w:t xml:space="preserve">On 9 April 2020, preliminary results found that 15 percent of people tested in </w:t>
      </w:r>
      <w:proofErr w:type="spellStart"/>
      <w:r>
        <w:t>Gangelt</w:t>
      </w:r>
      <w:proofErr w:type="spellEnd"/>
      <w:r>
        <w:t xml:space="preserve">, the </w:t>
      </w:r>
      <w:r w:rsidR="006D7C7E">
        <w:t>center</w:t>
      </w:r>
      <w:r>
        <w:t xml:space="preserve"> of a major infection cluster in Germany, test</w:t>
      </w:r>
      <w:r w:rsidR="00841165">
        <w:t>ed positive for antibodies.</w:t>
      </w:r>
      <w:r>
        <w:t xml:space="preserve"> Screening for COVID-19 in pregnant women in New York City, and blood donors in the Netherlands, has also found rates of positive antibody tests that may indicate more inf</w:t>
      </w:r>
      <w:r w:rsidR="00841165">
        <w:t>ections than reported.</w:t>
      </w:r>
      <w:r>
        <w:t xml:space="preserve"> However, such antibody surveys can be unreliable due to a selection bias in who volunteers to take the tests, and due to false positives. Some results (such as the </w:t>
      </w:r>
      <w:proofErr w:type="spellStart"/>
      <w:r>
        <w:t>Gangelt</w:t>
      </w:r>
      <w:proofErr w:type="spellEnd"/>
      <w:r>
        <w:t xml:space="preserve"> study) have received substantial press coverage without first pa</w:t>
      </w:r>
      <w:r w:rsidR="00841165">
        <w:t>ssing through peer review.</w:t>
      </w:r>
    </w:p>
    <w:p w14:paraId="6E32250A" w14:textId="4B846C20" w:rsidR="006417F3" w:rsidRDefault="006417F3" w:rsidP="00841165">
      <w:pPr>
        <w:ind w:firstLine="288"/>
      </w:pPr>
      <w:r>
        <w:t>Analysis by age in China indicates that a relatively low proportion of cases occ</w:t>
      </w:r>
      <w:r w:rsidR="00841165">
        <w:t>ur in individuals under 20.</w:t>
      </w:r>
      <w:r>
        <w:t xml:space="preserve"> It is not clear whether this is because young people are less likely to be infected, or less likely to develop serious symptoms and seek medic</w:t>
      </w:r>
      <w:r w:rsidR="00841165">
        <w:t>al attention and be tested.</w:t>
      </w:r>
      <w:r>
        <w:t xml:space="preserve"> A retrospective cohort study in China found that children were as likel</w:t>
      </w:r>
      <w:r w:rsidR="00841165">
        <w:t xml:space="preserve">y </w:t>
      </w:r>
      <w:r w:rsidR="00841165">
        <w:lastRenderedPageBreak/>
        <w:t>to be infected as adults.</w:t>
      </w:r>
      <w:r>
        <w:t xml:space="preserve"> Countries that test more, relative to the number of deaths, have a younger age distribution of cases, relati</w:t>
      </w:r>
      <w:r w:rsidR="00841165">
        <w:t>ve to the wider population.</w:t>
      </w:r>
    </w:p>
    <w:p w14:paraId="3A4BE6E3" w14:textId="7860AD97" w:rsidR="006417F3" w:rsidRDefault="006417F3" w:rsidP="00841165">
      <w:pPr>
        <w:ind w:firstLine="288"/>
      </w:pPr>
      <w:r>
        <w:t>Initial estimates of the basic reproduction number (R0) for COVID-19 in Januar</w:t>
      </w:r>
      <w:r w:rsidR="00841165">
        <w:t>y were between 1.4 and 2.5,</w:t>
      </w:r>
      <w:r>
        <w:t xml:space="preserve"> but a subsequent analysis has concluded that it may be about 5.7 (with a 95 percent confiden</w:t>
      </w:r>
      <w:r w:rsidR="00841165">
        <w:t>ce interval of 3.8 to 8.9).</w:t>
      </w:r>
      <w:r>
        <w:t xml:space="preserve"> R0 can vary across populations and is not to be confused with the effective reproduction number (commonly just called R), which takes into account effects such as social distancing and herd immunity. As of mid-May 2020, the effective R is close to or below 1.0 in many countries, meaning the spread of the disease in these are</w:t>
      </w:r>
      <w:r w:rsidR="00841165">
        <w:t>as is stable or decreasing.</w:t>
      </w:r>
    </w:p>
    <w:p w14:paraId="2FF0763D" w14:textId="082FFD4B" w:rsidR="007D39AD" w:rsidRDefault="007D39AD" w:rsidP="00841165">
      <w:pPr>
        <w:ind w:firstLine="288"/>
      </w:pPr>
      <w:r>
        <w:rPr>
          <w:noProof/>
          <w:lang w:val="el-GR" w:eastAsia="el-GR"/>
        </w:rPr>
        <w:drawing>
          <wp:inline distT="0" distB="0" distL="0" distR="0" wp14:anchorId="276AD68C" wp14:editId="47DED151">
            <wp:extent cx="4219448" cy="29337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3.PNG"/>
                    <pic:cNvPicPr/>
                  </pic:nvPicPr>
                  <pic:blipFill>
                    <a:blip r:embed="rId17">
                      <a:extLst>
                        <a:ext uri="{28A0092B-C50C-407E-A947-70E740481C1C}">
                          <a14:useLocalDpi xmlns:a14="http://schemas.microsoft.com/office/drawing/2010/main" val="0"/>
                        </a:ext>
                      </a:extLst>
                    </a:blip>
                    <a:stretch>
                      <a:fillRect/>
                    </a:stretch>
                  </pic:blipFill>
                  <pic:spPr>
                    <a:xfrm>
                      <a:off x="0" y="0"/>
                      <a:ext cx="4221047" cy="2934812"/>
                    </a:xfrm>
                    <a:prstGeom prst="rect">
                      <a:avLst/>
                    </a:prstGeom>
                  </pic:spPr>
                </pic:pic>
              </a:graphicData>
            </a:graphic>
          </wp:inline>
        </w:drawing>
      </w:r>
    </w:p>
    <w:p w14:paraId="3414CE7C" w14:textId="252C7AC9" w:rsidR="007D39AD" w:rsidRPr="007D39AD" w:rsidRDefault="007D39AD" w:rsidP="00841165">
      <w:pPr>
        <w:ind w:firstLine="288"/>
        <w:rPr>
          <w:i/>
        </w:rPr>
      </w:pPr>
      <w:r w:rsidRPr="007D39AD">
        <w:rPr>
          <w:i/>
        </w:rPr>
        <w:t xml:space="preserve">Figure 8: COVID-19 total cases per 100 000 </w:t>
      </w:r>
      <w:r w:rsidR="006D7C7E" w:rsidRPr="007D39AD">
        <w:rPr>
          <w:i/>
        </w:rPr>
        <w:t>populations</w:t>
      </w:r>
      <w:r w:rsidRPr="007D39AD">
        <w:rPr>
          <w:i/>
        </w:rPr>
        <w:t xml:space="preserve"> from selected countries</w:t>
      </w:r>
    </w:p>
    <w:p w14:paraId="5A198B41" w14:textId="3B4E2876" w:rsidR="006417F3" w:rsidRDefault="00841165" w:rsidP="00841165">
      <w:pPr>
        <w:pStyle w:val="3"/>
      </w:pPr>
      <w:bookmarkStart w:id="21" w:name="_Toc43311254"/>
      <w:r>
        <w:t xml:space="preserve">3.2.4 </w:t>
      </w:r>
      <w:r w:rsidR="006417F3">
        <w:t>COVID-19 pandemic deaths and Mortality due to COVID-19</w:t>
      </w:r>
      <w:bookmarkEnd w:id="21"/>
    </w:p>
    <w:p w14:paraId="61A68CAC" w14:textId="77777777" w:rsidR="00ED5F5C" w:rsidRDefault="006417F3" w:rsidP="00841165">
      <w:pPr>
        <w:ind w:firstLine="288"/>
      </w:pPr>
      <w:r>
        <w:t>Most people who contract COVID-19 recover. For those who do not, the time between the onset of symptoms and death usually ranges from 6 to 41 day</w:t>
      </w:r>
      <w:r w:rsidR="00841165">
        <w:t>s, typically about 14 days.</w:t>
      </w:r>
      <w:r>
        <w:t xml:space="preserve"> As of 12 Ju</w:t>
      </w:r>
      <w:r w:rsidR="00841165">
        <w:t>ne 2020, approximately 421,000</w:t>
      </w:r>
      <w:r>
        <w:t xml:space="preserve"> deaths had been attributed to COVID-19. In China, as of 5 February, about 80 percent of deaths were recorded in those aged over 60, and 75 percent had pre-existing health conditions including cardiovasc</w:t>
      </w:r>
      <w:r w:rsidR="00841165">
        <w:t>ular diseases and diabetes.</w:t>
      </w:r>
    </w:p>
    <w:p w14:paraId="5E0F13A7" w14:textId="1CC58C5D" w:rsidR="006417F3" w:rsidRDefault="006417F3" w:rsidP="00841165">
      <w:pPr>
        <w:ind w:firstLine="288"/>
      </w:pPr>
      <w:r>
        <w:lastRenderedPageBreak/>
        <w:t xml:space="preserve">The first confirmed death was </w:t>
      </w:r>
      <w:r w:rsidR="00841165">
        <w:t>in Wuhan on 9 January 2020.</w:t>
      </w:r>
      <w:r>
        <w:t xml:space="preserve"> The first death outside of China occurred on 1 F</w:t>
      </w:r>
      <w:r w:rsidR="00841165">
        <w:t>ebruary in the Philippines,</w:t>
      </w:r>
      <w:r>
        <w:t xml:space="preserve"> and the first death outside Asia was in France on 14</w:t>
      </w:r>
      <w:r w:rsidR="00841165">
        <w:t xml:space="preserve"> February.</w:t>
      </w:r>
    </w:p>
    <w:p w14:paraId="2C3DA020" w14:textId="0D294B49" w:rsidR="006417F3" w:rsidRDefault="006417F3" w:rsidP="00841165">
      <w:pPr>
        <w:ind w:firstLine="288"/>
      </w:pPr>
      <w:r>
        <w:t>Official deaths from COVID-19 generally refer to people who died after testing positive according to protocols. This may ignore deaths of people who die without testing, e.g. a</w:t>
      </w:r>
      <w:r w:rsidR="00841165">
        <w:t>t home or in nursing homes.</w:t>
      </w:r>
      <w:r>
        <w:t xml:space="preserve"> Conversely, deaths of people who had underlying condition</w:t>
      </w:r>
      <w:r w:rsidR="00841165">
        <w:t xml:space="preserve">s may lead to </w:t>
      </w:r>
      <w:proofErr w:type="spellStart"/>
      <w:r w:rsidR="00841165">
        <w:t>overcounting</w:t>
      </w:r>
      <w:proofErr w:type="spellEnd"/>
      <w:r w:rsidR="00841165">
        <w:t>.</w:t>
      </w:r>
      <w:r>
        <w:t xml:space="preserve"> Comparison of statistics for deaths for all causes versus the seasonal average indicates excess morta</w:t>
      </w:r>
      <w:r w:rsidR="00841165">
        <w:t>lity in many countries.</w:t>
      </w:r>
      <w:r>
        <w:t xml:space="preserve"> In the worst affected areas, mortality has been several times higher than average. In New York City, deaths have been four times higher than average, in Paris twice as high, and in many European countries, deaths have been on average 20 to 30 </w:t>
      </w:r>
      <w:r w:rsidR="00841165">
        <w:t>percent higher than normal.</w:t>
      </w:r>
      <w:r>
        <w:t xml:space="preserve"> This excess mortality may include deaths due to strained healthcare systems an</w:t>
      </w:r>
      <w:r w:rsidR="00841165">
        <w:t>d bans on elective surgery.</w:t>
      </w:r>
    </w:p>
    <w:p w14:paraId="0439D609" w14:textId="1E4A94D2" w:rsidR="007D39AD" w:rsidRDefault="007D39AD" w:rsidP="00841165">
      <w:pPr>
        <w:ind w:firstLine="288"/>
      </w:pPr>
      <w:r>
        <w:rPr>
          <w:noProof/>
          <w:lang w:val="el-GR" w:eastAsia="el-GR"/>
        </w:rPr>
        <w:drawing>
          <wp:inline distT="0" distB="0" distL="0" distR="0" wp14:anchorId="62C0FA89" wp14:editId="7FBA5C76">
            <wp:extent cx="4653803" cy="3200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4.PNG"/>
                    <pic:cNvPicPr/>
                  </pic:nvPicPr>
                  <pic:blipFill>
                    <a:blip r:embed="rId18">
                      <a:extLst>
                        <a:ext uri="{28A0092B-C50C-407E-A947-70E740481C1C}">
                          <a14:useLocalDpi xmlns:a14="http://schemas.microsoft.com/office/drawing/2010/main" val="0"/>
                        </a:ext>
                      </a:extLst>
                    </a:blip>
                    <a:stretch>
                      <a:fillRect/>
                    </a:stretch>
                  </pic:blipFill>
                  <pic:spPr>
                    <a:xfrm>
                      <a:off x="0" y="0"/>
                      <a:ext cx="4654937" cy="3201180"/>
                    </a:xfrm>
                    <a:prstGeom prst="rect">
                      <a:avLst/>
                    </a:prstGeom>
                  </pic:spPr>
                </pic:pic>
              </a:graphicData>
            </a:graphic>
          </wp:inline>
        </w:drawing>
      </w:r>
    </w:p>
    <w:p w14:paraId="2E3BFFCD" w14:textId="67DF9969" w:rsidR="007D39AD" w:rsidRPr="007D39AD" w:rsidRDefault="007D39AD" w:rsidP="00841165">
      <w:pPr>
        <w:ind w:firstLine="288"/>
        <w:rPr>
          <w:i/>
        </w:rPr>
      </w:pPr>
      <w:r w:rsidRPr="007D39AD">
        <w:rPr>
          <w:i/>
        </w:rPr>
        <w:t xml:space="preserve">Figure 9: COVID-19 deaths per 100 000 </w:t>
      </w:r>
      <w:r w:rsidR="006D7C7E" w:rsidRPr="007D39AD">
        <w:rPr>
          <w:i/>
        </w:rPr>
        <w:t>populations</w:t>
      </w:r>
      <w:r w:rsidRPr="007D39AD">
        <w:rPr>
          <w:i/>
        </w:rPr>
        <w:t xml:space="preserve"> from selected countries</w:t>
      </w:r>
    </w:p>
    <w:p w14:paraId="66D3428D" w14:textId="50B94D7D" w:rsidR="00C12992" w:rsidRDefault="00C12992" w:rsidP="00C12992">
      <w:pPr>
        <w:pStyle w:val="2"/>
      </w:pPr>
      <w:bookmarkStart w:id="22" w:name="_Toc43311255"/>
      <w:r>
        <w:lastRenderedPageBreak/>
        <w:t>3.3 Symptoms of Covid-19</w:t>
      </w:r>
      <w:bookmarkEnd w:id="22"/>
    </w:p>
    <w:p w14:paraId="51AD0DB7" w14:textId="57BFE69C" w:rsidR="00C12992" w:rsidRDefault="0002671C" w:rsidP="00C12992">
      <w:pPr>
        <w:ind w:firstLine="288"/>
      </w:pPr>
      <w:r>
        <w:t>Coronavirus disease</w:t>
      </w:r>
      <w:r w:rsidR="00C12992">
        <w:t xml:space="preserve"> is an infectious disease caused by</w:t>
      </w:r>
      <w:r>
        <w:t xml:space="preserve"> a newly discovered coronavirus, therefore the symptoms vary in each case.</w:t>
      </w:r>
    </w:p>
    <w:p w14:paraId="6F5AE0F7" w14:textId="77777777" w:rsidR="00C12992" w:rsidRDefault="00C12992" w:rsidP="00C12992">
      <w:pPr>
        <w:ind w:firstLine="288"/>
      </w:pPr>
      <w:r>
        <w:t>Fever is the most common symptom of COVID-19, but is highly variable in severity and presentation, with some older, immunocompromised, or critically ill people not having fever at all.</w:t>
      </w:r>
    </w:p>
    <w:p w14:paraId="5A2F778B" w14:textId="60768E85" w:rsidR="0002671C" w:rsidRDefault="00C12992" w:rsidP="0002671C">
      <w:pPr>
        <w:ind w:firstLine="288"/>
      </w:pPr>
      <w:r>
        <w:t>Other common symptoms include cough, loss of appetite, fatigue, shortness of breath, sputum production, and mu</w:t>
      </w:r>
      <w:r w:rsidR="0002671C">
        <w:t xml:space="preserve">scle and joint pains. </w:t>
      </w:r>
      <w:r>
        <w:t xml:space="preserve">Symptoms such as nausea, vomiting, and </w:t>
      </w:r>
      <w:r w:rsidR="00636427">
        <w:t>diarrhea</w:t>
      </w:r>
      <w:r>
        <w:t xml:space="preserve"> have been o</w:t>
      </w:r>
      <w:r w:rsidR="0002671C">
        <w:t>bserved in varying percentages.</w:t>
      </w:r>
      <w:r>
        <w:t xml:space="preserve"> Less common symptoms include sneezing, runny nose, so</w:t>
      </w:r>
      <w:r w:rsidR="0002671C">
        <w:t>re throat, and skin lesions.</w:t>
      </w:r>
      <w:r>
        <w:t xml:space="preserve"> Some cases in China initially presented with only ches</w:t>
      </w:r>
      <w:r w:rsidR="0002671C">
        <w:t>t tightness and palpitations.</w:t>
      </w:r>
      <w:r>
        <w:t xml:space="preserve"> A decreased sense of smell or disturba</w:t>
      </w:r>
      <w:r w:rsidR="0002671C">
        <w:t>nces in taste may occur.</w:t>
      </w:r>
      <w:r>
        <w:t xml:space="preserve"> Loss of smell was a presenting symptom in 30% of confirm</w:t>
      </w:r>
      <w:r w:rsidR="0002671C">
        <w:t>ed cases in South Korea.</w:t>
      </w:r>
      <w:r w:rsidR="0002671C" w:rsidRPr="0002671C">
        <w:t xml:space="preserve"> </w:t>
      </w:r>
    </w:p>
    <w:p w14:paraId="30FDD300" w14:textId="38BA327B" w:rsidR="0002671C" w:rsidRDefault="0002671C" w:rsidP="0002671C">
      <w:pPr>
        <w:ind w:firstLine="288"/>
      </w:pPr>
      <w:r>
        <w:t>Among those who develop symptoms, approximately one in five may become more seriously ill and have difficulty breathing. Emergency symptoms include difficulty breathing, persistent chest pain or pressure, sudden confusion, difficulty waking, and bluish face or lips; immediate medical attention is advised if these symptoms are present. Further development of the disease can lead to complications including pneumonia, acute respiratory distress syndrome, sepsis, septic shock, and kidney failure.</w:t>
      </w:r>
    </w:p>
    <w:p w14:paraId="0F25B289" w14:textId="5374AC3F" w:rsidR="00C12992" w:rsidRDefault="00C12992" w:rsidP="00C12992">
      <w:pPr>
        <w:ind w:firstLine="288"/>
      </w:pPr>
      <w:r>
        <w:t xml:space="preserve">As is common with infections, there is a delay between the moment a person is first infected and the time he or she develops symptoms. This is called the incubation period. The typical incubation period for COVID‑19 is five or six days, but it can range </w:t>
      </w:r>
      <w:r w:rsidR="0002671C">
        <w:t>from one to fourteen days</w:t>
      </w:r>
      <w:r>
        <w:t xml:space="preserve"> with approximately ten percent of cases taking longer</w:t>
      </w:r>
      <w:r w:rsidR="0002671C">
        <w:t>.</w:t>
      </w:r>
      <w:r>
        <w:t xml:space="preserve"> </w:t>
      </w:r>
    </w:p>
    <w:p w14:paraId="343EF641" w14:textId="77777777" w:rsidR="00C12992" w:rsidRDefault="00C12992" w:rsidP="00C12992">
      <w:pPr>
        <w:ind w:firstLine="288"/>
      </w:pPr>
      <w: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6E79F633" w14:textId="23027AE6" w:rsidR="00C12992" w:rsidRDefault="00C12992" w:rsidP="00C12992">
      <w:pPr>
        <w:ind w:firstLine="288"/>
      </w:pPr>
      <w:r>
        <w:lastRenderedPageBreak/>
        <w:t xml:space="preserve">Some infected people have no symptoms, known as asymptomatic or </w:t>
      </w:r>
      <w:proofErr w:type="spellStart"/>
      <w:r>
        <w:t>presymptomatic</w:t>
      </w:r>
      <w:proofErr w:type="spellEnd"/>
      <w:r>
        <w:t xml:space="preserve"> carriers; transmission from such a carri</w:t>
      </w:r>
      <w:r w:rsidR="0002671C">
        <w:t xml:space="preserve">er is considered possible. </w:t>
      </w:r>
      <w:r>
        <w:t>As at 6 April, estimates of the asymptomatic ratio range widel</w:t>
      </w:r>
      <w:r w:rsidR="0002671C">
        <w:t>y from 5% to 80%.</w:t>
      </w:r>
    </w:p>
    <w:p w14:paraId="57E6F385" w14:textId="55AE6984" w:rsidR="00C12992" w:rsidRDefault="00C12992" w:rsidP="00C12992">
      <w:pPr>
        <w:pStyle w:val="2"/>
      </w:pPr>
      <w:bookmarkStart w:id="23" w:name="_Toc43311256"/>
      <w:r>
        <w:t>3.4 Transmission of Covid-19</w:t>
      </w:r>
      <w:bookmarkEnd w:id="23"/>
    </w:p>
    <w:p w14:paraId="76215C4C" w14:textId="47E3305D" w:rsidR="009B2FF7" w:rsidRDefault="00C12992" w:rsidP="00C12992">
      <w:pPr>
        <w:ind w:firstLine="288"/>
      </w:pPr>
      <w:r>
        <w:t>Human-to-human transmission of SARS-CoV-2 was confirmed on 20 January 2020, during the CO</w:t>
      </w:r>
      <w:r w:rsidR="009B2FF7">
        <w:t xml:space="preserve">VID-19 pandemic. </w:t>
      </w:r>
      <w:r>
        <w:t>Transmission occurs primarily via respiratory droplets from coughs and sneezes within a range of about 1</w:t>
      </w:r>
      <w:r w:rsidR="009B2FF7">
        <w:t>.8 met</w:t>
      </w:r>
      <w:r>
        <w:t>e</w:t>
      </w:r>
      <w:r w:rsidR="009B2FF7">
        <w:t>r</w:t>
      </w:r>
      <w:r>
        <w:t xml:space="preserve">s (6 </w:t>
      </w:r>
      <w:proofErr w:type="spellStart"/>
      <w:r>
        <w:t>ft</w:t>
      </w:r>
      <w:proofErr w:type="spellEnd"/>
      <w:r>
        <w:t xml:space="preserve">). </w:t>
      </w:r>
      <w:r w:rsidR="009B2FF7">
        <w:t xml:space="preserve">The droplets usually fall to the ground or onto surfaces rather than travelling through air over long distances. Epidemiological studies estimate each infection results in 1.4 to 3.9 new ones when no members of the community are immune and no preventive measures taken. </w:t>
      </w:r>
    </w:p>
    <w:p w14:paraId="52190BDC" w14:textId="5131AA5C" w:rsidR="00C12992" w:rsidRDefault="009B2FF7" w:rsidP="00C12992">
      <w:pPr>
        <w:ind w:firstLine="288"/>
      </w:pPr>
      <w:r>
        <w:t xml:space="preserve">Less commonly, people may become infected by touching a contaminated surface and then touching their face. </w:t>
      </w:r>
      <w:r w:rsidR="00C12992">
        <w:t>Preliminary research indicates that the virus may remain viable on plastic (polypropylene) and stainless steel (AISI 304) for up to three days, but does not survive on cardboard for more than one day or on copp</w:t>
      </w:r>
      <w:r>
        <w:t>er for more than four hours;</w:t>
      </w:r>
      <w:r w:rsidR="00C12992">
        <w:t xml:space="preserve"> the virus is inactivated by soap, which </w:t>
      </w:r>
      <w:proofErr w:type="spellStart"/>
      <w:r w:rsidR="00C12992">
        <w:t>destabi</w:t>
      </w:r>
      <w:r>
        <w:t>lises</w:t>
      </w:r>
      <w:proofErr w:type="spellEnd"/>
      <w:r>
        <w:t xml:space="preserve"> its lipid bilayer.</w:t>
      </w:r>
      <w:r w:rsidR="00C12992">
        <w:t xml:space="preserve"> Viral RNA has also been found in stool samples and semen from infected indiv</w:t>
      </w:r>
      <w:r>
        <w:t xml:space="preserve">iduals. </w:t>
      </w:r>
      <w:r w:rsidR="00C12992">
        <w:t xml:space="preserve">It is most contagious during the first three days after the onset of symptoms, although spread is possible before symptoms appear, and from people </w:t>
      </w:r>
      <w:r>
        <w:t>who do not show symptoms.</w:t>
      </w:r>
    </w:p>
    <w:p w14:paraId="25E8C8E5" w14:textId="1CFA2084" w:rsidR="00C12992" w:rsidRDefault="00C12992" w:rsidP="00C12992">
      <w:pPr>
        <w:ind w:firstLine="288"/>
      </w:pPr>
      <w:r>
        <w:t>There is some evidence of human-to-animal transmission of SARS-CoV-2, inclu</w:t>
      </w:r>
      <w:r w:rsidR="009B2FF7">
        <w:t>ding examples in felids.</w:t>
      </w:r>
      <w:r>
        <w:t xml:space="preserve"> Some institutions have advised those infected with SARS-CoV-2 to restri</w:t>
      </w:r>
      <w:r w:rsidR="009B2FF7">
        <w:t>ct contact with animals.</w:t>
      </w:r>
    </w:p>
    <w:p w14:paraId="494CDD27" w14:textId="2646EF55" w:rsidR="00C12992" w:rsidRDefault="00C12992" w:rsidP="00C12992">
      <w:pPr>
        <w:pStyle w:val="2"/>
      </w:pPr>
      <w:bookmarkStart w:id="24" w:name="_Toc43311257"/>
      <w:r>
        <w:t>3.5 Methods of Diagnosis</w:t>
      </w:r>
      <w:bookmarkEnd w:id="24"/>
    </w:p>
    <w:p w14:paraId="3B8263D2" w14:textId="77777777" w:rsidR="009B2FF7" w:rsidRDefault="00C12992" w:rsidP="00C12992">
      <w:pPr>
        <w:ind w:firstLine="288"/>
      </w:pPr>
      <w:r>
        <w:t>The WHO has published several testin</w:t>
      </w:r>
      <w:r w:rsidR="009B2FF7">
        <w:t>g protocols for the disease. The standard method of diagnosis</w:t>
      </w:r>
      <w:r>
        <w:t xml:space="preserve"> is real-time reverse transcription polymerase chain reaction (</w:t>
      </w:r>
      <w:proofErr w:type="spellStart"/>
      <w:r>
        <w:t>rRT</w:t>
      </w:r>
      <w:proofErr w:type="spellEnd"/>
      <w:r>
        <w:t>-PCR</w:t>
      </w:r>
      <w:r w:rsidR="009B2FF7">
        <w:t>)</w:t>
      </w:r>
      <w:r w:rsidR="009B2FF7" w:rsidRPr="009B2FF7">
        <w:t xml:space="preserve"> </w:t>
      </w:r>
      <w:r w:rsidR="009B2FF7">
        <w:t>from a nasopharyngeal swab.</w:t>
      </w:r>
      <w:r>
        <w:t xml:space="preserve"> The test is typically done on respiratory samples obtained by a nasopharyngeal swab; however, a nasal swab or sputum s</w:t>
      </w:r>
      <w:r w:rsidR="009B2FF7">
        <w:t>ample may also be used.</w:t>
      </w:r>
      <w:r>
        <w:t xml:space="preserve"> Results are generally available within a f</w:t>
      </w:r>
      <w:r w:rsidR="009B2FF7">
        <w:t>ew hours to two days.</w:t>
      </w:r>
    </w:p>
    <w:p w14:paraId="66FA0B12" w14:textId="119248D0" w:rsidR="00C12992" w:rsidRDefault="00C12992" w:rsidP="00C12992">
      <w:pPr>
        <w:ind w:firstLine="288"/>
      </w:pPr>
      <w:r>
        <w:lastRenderedPageBreak/>
        <w:t>Blood tests can be used, but these require two blood samples taken two weeks apart, and the results have little immediate value. Chinese scientists were able to isolate a strain of the coronavirus and publish the genetic sequence so laboratories across the world could independently develop polymerase chain reaction (PCR) tests to detect infect</w:t>
      </w:r>
      <w:r w:rsidR="009B2FF7">
        <w:t xml:space="preserve">ion by the virus. </w:t>
      </w:r>
      <w:r>
        <w:t>As of 4 April 2020, antibody tests (which may detect active infections and whether a person had been infected in the past) were in development, but not</w:t>
      </w:r>
      <w:r w:rsidR="009B2FF7">
        <w:t xml:space="preserve"> yet widely used.</w:t>
      </w:r>
      <w:r>
        <w:t xml:space="preserve"> The Chinese experience with testing has shown the accuracy is only 60 to 7</w:t>
      </w:r>
      <w:r w:rsidR="009B2FF7">
        <w:t>0%.</w:t>
      </w:r>
      <w:r>
        <w:t xml:space="preserve"> The FDA in the United States approved the first point-of-care test on 21 March 2020 for us</w:t>
      </w:r>
      <w:r w:rsidR="009B2FF7">
        <w:t>e at the end of that month.</w:t>
      </w:r>
    </w:p>
    <w:p w14:paraId="490B77AF" w14:textId="77777777" w:rsidR="00ED5F5C" w:rsidRDefault="00C12992" w:rsidP="00ED5F5C">
      <w:pPr>
        <w:ind w:firstLine="288"/>
      </w:pPr>
      <w:r>
        <w:t>Along with laboratory testing, chest CT scans may be helpful to diagnose COVID‑19 in individuals with a high clinical suspicion of infection but are not recommende</w:t>
      </w:r>
      <w:r w:rsidR="009B2FF7">
        <w:t>d for routine screening.</w:t>
      </w:r>
      <w:r>
        <w:t xml:space="preserve"> Bilateral </w:t>
      </w:r>
      <w:proofErr w:type="spellStart"/>
      <w:r>
        <w:t>multilobar</w:t>
      </w:r>
      <w:proofErr w:type="spellEnd"/>
      <w:r>
        <w:t xml:space="preserve"> ground-glass opacities with a peripheral, asymmetric, and posterior distribution ar</w:t>
      </w:r>
      <w:r w:rsidR="009B2FF7">
        <w:t>e common in early infection.</w:t>
      </w:r>
      <w:r>
        <w:t xml:space="preserve"> </w:t>
      </w:r>
      <w:proofErr w:type="spellStart"/>
      <w:r>
        <w:t>Subpleural</w:t>
      </w:r>
      <w:proofErr w:type="spellEnd"/>
      <w:r>
        <w:t xml:space="preserve"> dominance, crazy paving (lobular septal thickening with variable alveolar filling), and consolidation may appear as the disease progresses</w:t>
      </w:r>
      <w:r w:rsidR="00ED5F5C">
        <w:t>.</w:t>
      </w:r>
      <w:bookmarkStart w:id="25" w:name="_Toc43311258"/>
    </w:p>
    <w:p w14:paraId="1F419E4E" w14:textId="308A69D9" w:rsidR="00CB4751" w:rsidRDefault="00C12992" w:rsidP="00ED5F5C">
      <w:pPr>
        <w:pStyle w:val="2"/>
      </w:pPr>
      <w:r>
        <w:t>3.6 Cure and measures</w:t>
      </w:r>
      <w:bookmarkEnd w:id="25"/>
    </w:p>
    <w:p w14:paraId="5C7E1FBE" w14:textId="77777777" w:rsidR="002E55B2" w:rsidRDefault="008E45B7" w:rsidP="002E55B2">
      <w:pPr>
        <w:ind w:firstLine="288"/>
      </w:pPr>
      <w:r>
        <w:t>According to the World Health Organization (WHO), there are no vaccines nor specific antiv</w:t>
      </w:r>
      <w:r w:rsidR="00283334">
        <w:t>iral treatments for COVID-19. Therefore, m</w:t>
      </w:r>
      <w:r>
        <w:t>anagement involves the treatment of symptoms, supportive care, isolation</w:t>
      </w:r>
      <w:r w:rsidR="002E55B2">
        <w:t>, and experimental measures.</w:t>
      </w:r>
      <w:r w:rsidR="002E55B2" w:rsidRPr="002E55B2">
        <w:t xml:space="preserve"> </w:t>
      </w:r>
    </w:p>
    <w:p w14:paraId="287AD941" w14:textId="303DD763" w:rsidR="007D39AD" w:rsidRDefault="002E55B2" w:rsidP="007D39AD">
      <w:pPr>
        <w:ind w:firstLine="288"/>
      </w:pPr>
      <w:r>
        <w:t>Recommended measures to prevent infection include frequent hand washing, maintaining physical distance from others (especially from those with symptoms), quarantine (especially for those with symptoms), covering coughs,</w:t>
      </w:r>
      <w:r w:rsidRPr="002E55B2">
        <w:t xml:space="preserve"> </w:t>
      </w:r>
      <w:r>
        <w:t xml:space="preserve">washing hands with soap and water often and for at least 20 seconds, </w:t>
      </w:r>
      <w:r w:rsidR="00636427">
        <w:t>practicing</w:t>
      </w:r>
      <w:r>
        <w:t xml:space="preserve"> good respiratory hygiene, and avoiding touching the eyes, nose, or mouth with unwashed hands</w:t>
      </w:r>
      <w:r w:rsidR="007D39AD">
        <w:t xml:space="preserve"> (Figure 10</w:t>
      </w:r>
      <w:r w:rsidR="00AF0EEF">
        <w:t>)</w:t>
      </w:r>
      <w:r>
        <w:t xml:space="preserve">. Outside the human body, the virus is killed by household soap, which bursts its protective bubble. The use of cloth </w:t>
      </w:r>
      <w:proofErr w:type="gramStart"/>
      <w:r w:rsidR="00636427">
        <w:t>face</w:t>
      </w:r>
      <w:proofErr w:type="gramEnd"/>
      <w:r>
        <w:t xml:space="preserve"> coverings such as a scarf or a bandana is recommended in public settings to minimize the risk of transmissions, with some authorities requiring their use. Medical grade facemasks such as N95 masks should only </w:t>
      </w:r>
      <w:r>
        <w:lastRenderedPageBreak/>
        <w:t>be used by healthcare workers, first responders and those who care for infected individuals.</w:t>
      </w:r>
    </w:p>
    <w:p w14:paraId="0864B113" w14:textId="697AD644" w:rsidR="00ED5F5C" w:rsidRPr="007D39AD" w:rsidRDefault="00824985" w:rsidP="00BD2106">
      <w:pPr>
        <w:ind w:firstLine="288"/>
        <w:jc w:val="center"/>
      </w:pPr>
      <w:r>
        <w:rPr>
          <w:noProof/>
          <w:lang w:val="el-GR" w:eastAsia="el-GR"/>
        </w:rPr>
        <w:drawing>
          <wp:inline distT="0" distB="0" distL="0" distR="0" wp14:anchorId="014A3747" wp14:editId="59A04362">
            <wp:extent cx="2375907" cy="3361909"/>
            <wp:effectExtent l="0" t="0" r="571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EFER-Poster-Corona-EN.400.jpg"/>
                    <pic:cNvPicPr/>
                  </pic:nvPicPr>
                  <pic:blipFill>
                    <a:blip r:embed="rId19">
                      <a:extLst>
                        <a:ext uri="{28A0092B-C50C-407E-A947-70E740481C1C}">
                          <a14:useLocalDpi xmlns:a14="http://schemas.microsoft.com/office/drawing/2010/main" val="0"/>
                        </a:ext>
                      </a:extLst>
                    </a:blip>
                    <a:stretch>
                      <a:fillRect/>
                    </a:stretch>
                  </pic:blipFill>
                  <pic:spPr>
                    <a:xfrm>
                      <a:off x="0" y="0"/>
                      <a:ext cx="2383868" cy="3373174"/>
                    </a:xfrm>
                    <a:prstGeom prst="rect">
                      <a:avLst/>
                    </a:prstGeom>
                  </pic:spPr>
                </pic:pic>
              </a:graphicData>
            </a:graphic>
          </wp:inline>
        </w:drawing>
      </w:r>
    </w:p>
    <w:p w14:paraId="3FB10AA4" w14:textId="376EED51" w:rsidR="00AF0EEF" w:rsidRPr="00AF0EEF" w:rsidRDefault="00ED5F5C" w:rsidP="00BD2106">
      <w:pPr>
        <w:ind w:left="720" w:firstLine="720"/>
        <w:rPr>
          <w:i/>
        </w:rPr>
      </w:pPr>
      <w:r>
        <w:rPr>
          <w:i/>
        </w:rPr>
        <w:t xml:space="preserve">Figure </w:t>
      </w:r>
      <w:r w:rsidR="007D39AD">
        <w:rPr>
          <w:i/>
        </w:rPr>
        <w:t>10</w:t>
      </w:r>
      <w:r w:rsidR="00AF0EEF" w:rsidRPr="00AF0EEF">
        <w:rPr>
          <w:i/>
        </w:rPr>
        <w:t>: Measures to prevent transmission of the virus</w:t>
      </w:r>
    </w:p>
    <w:p w14:paraId="5178D8CB" w14:textId="77777777" w:rsidR="00014636" w:rsidRDefault="008E45B7" w:rsidP="00741DEC">
      <w:pPr>
        <w:ind w:firstLine="288"/>
      </w:pPr>
      <w:r>
        <w:t>Social distancing strategies aim to reduce contact of infected persons with large groups by closing schools and workplaces, restricting travel, and cancelli</w:t>
      </w:r>
      <w:r w:rsidR="002E55B2">
        <w:t>ng large public gatherings.</w:t>
      </w:r>
      <w:r>
        <w:t xml:space="preserve"> Distancing guidelines also include that people stay at </w:t>
      </w:r>
      <w:r w:rsidR="002E55B2">
        <w:t>least 6 feet (1.8 m) apart.</w:t>
      </w:r>
      <w:r>
        <w:t xml:space="preserve"> After the implementation of social distancing and stay-at-home orders, many regions have been able to sustain an effective transmission rate ("</w:t>
      </w:r>
      <w:proofErr w:type="spellStart"/>
      <w:r>
        <w:t>Rt</w:t>
      </w:r>
      <w:proofErr w:type="spellEnd"/>
      <w:r>
        <w:t>") of less than one, meaning the disease is i</w:t>
      </w:r>
      <w:r w:rsidR="002E55B2">
        <w:t>n remission in those areas.</w:t>
      </w:r>
      <w:r w:rsidR="002E55B2" w:rsidRPr="002E55B2">
        <w:t xml:space="preserve"> </w:t>
      </w:r>
    </w:p>
    <w:p w14:paraId="2AD17503" w14:textId="429E6441" w:rsidR="002E55B2" w:rsidRDefault="002E55B2" w:rsidP="00741DEC">
      <w:pPr>
        <w:ind w:firstLine="288"/>
      </w:pPr>
      <w:r>
        <w:t>Authorities worldwide have responded by implementing travel restrictions, lockdowns, workplace hazard controls, and facility closures. Many places have also worked to increase testing capacity and trace contacts of infected persons.</w:t>
      </w:r>
    </w:p>
    <w:p w14:paraId="5FF16D06" w14:textId="418B9694" w:rsidR="008E45B7" w:rsidRDefault="008E45B7" w:rsidP="002E55B2">
      <w:pPr>
        <w:ind w:firstLine="288"/>
      </w:pPr>
      <w:r>
        <w:t xml:space="preserve">As a COVID-19 vaccine is not expected </w:t>
      </w:r>
      <w:r w:rsidR="002E55B2">
        <w:t>until 2021 at the earliest,</w:t>
      </w:r>
      <w:r>
        <w:t xml:space="preserve"> a key part of managing COVID‑19 is trying to decrease and delay the epidemic peak, known as "flatteni</w:t>
      </w:r>
      <w:r w:rsidR="002E55B2">
        <w:t>ng the curve".</w:t>
      </w:r>
      <w:r>
        <w:t xml:space="preserve"> This is done by slowing the infection rate to decrease the risk of </w:t>
      </w:r>
      <w:r>
        <w:lastRenderedPageBreak/>
        <w:t>health services being overwhelmed, allowing for better treatment of current cases, and delaying additional cases until effective treatments or a vaccine become available</w:t>
      </w:r>
      <w:r w:rsidR="002E55B2">
        <w:t>.</w:t>
      </w:r>
    </w:p>
    <w:p w14:paraId="4BF07BC9" w14:textId="77777777" w:rsidR="008E45B7" w:rsidRDefault="008E45B7" w:rsidP="002E55B2">
      <w:pPr>
        <w:ind w:firstLine="288"/>
      </w:pPr>
      <w:r>
        <w:t>Flattening the curve is a public health strategy to slow down the spread of the SARS-CoV-2 virus during the COVID-19 pandemic. The curve being flattened is the epidemic curve, a visual representation of the number of infected people needing health care over time. During an epidemic, a health care system can break down when the number of people infected exceeds the capability of the health care system's ability to take care of them. Flattening the curve means slowing the spread of the epidemic so that the peak number of people requiring care at a time is reduced, and the health care system does not exceed its capacity. Flattening the curve relies on mitigation techniques such as social distancing.</w:t>
      </w:r>
    </w:p>
    <w:p w14:paraId="63C9AA7B" w14:textId="1AFD5455" w:rsidR="008E45B7" w:rsidRDefault="008E45B7" w:rsidP="002E55B2">
      <w:pPr>
        <w:ind w:firstLine="288"/>
      </w:pPr>
      <w:r>
        <w:t>A complementary measure is to increase health care c</w:t>
      </w:r>
      <w:r w:rsidR="002E55B2">
        <w:t>apacity, to "raise the line".</w:t>
      </w:r>
      <w:r>
        <w:t xml:space="preserve"> As described in an article in The Nation, "preventing a health care system from being overwhelmed requires a society to do two things: 'flatten the curve'—that is, slow the rate of infection so there aren't too many cases that need hospitalization at one time—and 'raise the line'—that is, boost the hospital system's capacity to trea</w:t>
      </w:r>
      <w:r w:rsidR="002E55B2">
        <w:t>t large numbers of patients."</w:t>
      </w:r>
      <w:r>
        <w:t xml:space="preserve"> As of April 2020, in the case of the COVID-19 pandemic, two key measures are to increase the numbers of available ICU beds and ventilators, wh</w:t>
      </w:r>
      <w:r w:rsidR="002E55B2">
        <w:t>ich are in systemic shortage.</w:t>
      </w:r>
    </w:p>
    <w:p w14:paraId="33D74037" w14:textId="2F028E7A" w:rsidR="008E45B7" w:rsidRPr="008E45B7" w:rsidRDefault="008E45B7" w:rsidP="002E55B2">
      <w:pPr>
        <w:ind w:firstLine="288"/>
      </w:pPr>
      <w:r>
        <w:t>At this time, there are no specific vaccines or treatments for COVID-19. However, there are many ongoing clinical trials evaluating potential treatments. WHO will continue to provide updated information as soon as clinical findings become available.</w:t>
      </w:r>
    </w:p>
    <w:p w14:paraId="1F6A4CE6" w14:textId="606CE38D" w:rsidR="008E45B7" w:rsidRDefault="00C12992" w:rsidP="00C12992">
      <w:pPr>
        <w:pStyle w:val="2"/>
      </w:pPr>
      <w:bookmarkStart w:id="26" w:name="_Toc43311259"/>
      <w:r>
        <w:t>3.7 Consequences of Covid-19 pandemic</w:t>
      </w:r>
      <w:bookmarkEnd w:id="26"/>
    </w:p>
    <w:p w14:paraId="4C627236" w14:textId="1449622D" w:rsidR="00C12992" w:rsidRPr="008E45B7" w:rsidRDefault="008E45B7" w:rsidP="008E45B7">
      <w:pPr>
        <w:ind w:firstLine="288"/>
      </w:pPr>
      <w:r w:rsidRPr="008E45B7">
        <w:t>The pandemic has caused immense global soci</w:t>
      </w:r>
      <w:r>
        <w:t xml:space="preserve">al and economic disruption, </w:t>
      </w:r>
      <w:r w:rsidRPr="008E45B7">
        <w:t>including the largest global recessio</w:t>
      </w:r>
      <w:r>
        <w:t>n since the Great Depression.</w:t>
      </w:r>
      <w:r w:rsidRPr="008E45B7">
        <w:t xml:space="preserve"> It has led to the postponement or cancellation of sporting, religious, pol</w:t>
      </w:r>
      <w:r>
        <w:t>itical, and cultural events,</w:t>
      </w:r>
      <w:r w:rsidRPr="008E45B7">
        <w:t xml:space="preserve"> widespread supply shortages exacerba</w:t>
      </w:r>
      <w:r>
        <w:t>ted by panic buying,</w:t>
      </w:r>
      <w:r w:rsidRPr="008E45B7">
        <w:t xml:space="preserve"> and decreased emissions of pollutant</w:t>
      </w:r>
      <w:r>
        <w:t xml:space="preserve">s and greenhouse gases. </w:t>
      </w:r>
      <w:r w:rsidRPr="008E45B7">
        <w:t>Schools, universities, and colleges have been closed either on a nationwide or local basis in 172 countries, affecting approximately 98.5 percent of the</w:t>
      </w:r>
      <w:r>
        <w:t xml:space="preserve"> </w:t>
      </w:r>
      <w:r>
        <w:lastRenderedPageBreak/>
        <w:t>world's student population.</w:t>
      </w:r>
      <w:r w:rsidRPr="008E45B7">
        <w:t xml:space="preserve"> Misinformation about the virus has circulated through socia</w:t>
      </w:r>
      <w:r>
        <w:t xml:space="preserve">l media and the mass media. </w:t>
      </w:r>
      <w:r w:rsidRPr="008E45B7">
        <w:t>There have been incidents of xenophobia and discrimination against Chinese people and against those perceived as being Chinese or as being from areas with high infection rates</w:t>
      </w:r>
    </w:p>
    <w:p w14:paraId="6AE699C8" w14:textId="629A0385" w:rsidR="00672FED" w:rsidRPr="00991042" w:rsidRDefault="00420C18" w:rsidP="00991042">
      <w:pPr>
        <w:pStyle w:val="1"/>
      </w:pPr>
      <w:bookmarkStart w:id="27" w:name="_Toc43311260"/>
      <w:r w:rsidRPr="00991042">
        <w:lastRenderedPageBreak/>
        <w:t xml:space="preserve">Chapter 4: </w:t>
      </w:r>
      <w:r w:rsidR="00672FED" w:rsidRPr="00991042">
        <w:t>Application</w:t>
      </w:r>
      <w:bookmarkEnd w:id="27"/>
    </w:p>
    <w:p w14:paraId="0B6C2495" w14:textId="09744D84" w:rsidR="00E267D0" w:rsidRDefault="00E267D0" w:rsidP="00753F4D">
      <w:pPr>
        <w:rPr>
          <w:rFonts w:cs="Times New Roman"/>
          <w:szCs w:val="24"/>
        </w:rPr>
      </w:pPr>
    </w:p>
    <w:p w14:paraId="36E90605" w14:textId="4E61C515" w:rsidR="00DB1654" w:rsidRDefault="00DB1654">
      <w:pPr>
        <w:spacing w:before="0" w:after="160" w:line="259" w:lineRule="auto"/>
        <w:jc w:val="left"/>
        <w:rPr>
          <w:rFonts w:eastAsiaTheme="majorEastAsia" w:cstheme="majorBidi"/>
          <w:b/>
          <w:spacing w:val="24"/>
          <w:sz w:val="40"/>
          <w:szCs w:val="32"/>
        </w:rPr>
      </w:pPr>
      <w:r>
        <w:br w:type="page"/>
      </w:r>
    </w:p>
    <w:p w14:paraId="3B512A27" w14:textId="2CCFB1E9" w:rsidR="00536736" w:rsidRDefault="001D29EF" w:rsidP="007C11D5">
      <w:pPr>
        <w:pStyle w:val="1"/>
        <w:tabs>
          <w:tab w:val="left" w:pos="1950"/>
          <w:tab w:val="center" w:pos="4153"/>
        </w:tabs>
      </w:pPr>
      <w:bookmarkStart w:id="28" w:name="_Toc43311261"/>
      <w:r>
        <w:lastRenderedPageBreak/>
        <w:t>Chapter 5: Conclusion</w:t>
      </w:r>
      <w:r w:rsidR="00536736">
        <w:t xml:space="preserve"> – Future Research</w:t>
      </w:r>
      <w:bookmarkEnd w:id="28"/>
    </w:p>
    <w:p w14:paraId="7CC9FCCE" w14:textId="0968F17E" w:rsidR="002C40BB" w:rsidRDefault="00536736" w:rsidP="0084216C">
      <w:r>
        <w:tab/>
      </w:r>
    </w:p>
    <w:p w14:paraId="71292626" w14:textId="656105D4" w:rsidR="002C40BB" w:rsidRDefault="00BC2E52" w:rsidP="0084216C">
      <w:pPr>
        <w:spacing w:before="0" w:after="160" w:line="259" w:lineRule="auto"/>
        <w:jc w:val="left"/>
      </w:pPr>
      <w:r>
        <w:br w:type="page"/>
      </w:r>
    </w:p>
    <w:p w14:paraId="0033A76A" w14:textId="77777777" w:rsidR="002C40BB" w:rsidRDefault="002C40BB" w:rsidP="002C40BB">
      <w:pPr>
        <w:jc w:val="right"/>
      </w:pPr>
    </w:p>
    <w:p w14:paraId="0D6E3D5A" w14:textId="77777777" w:rsidR="002C40BB" w:rsidRDefault="002C40BB" w:rsidP="002C40BB">
      <w:pPr>
        <w:jc w:val="right"/>
      </w:pPr>
    </w:p>
    <w:p w14:paraId="280EA519" w14:textId="77777777" w:rsidR="002C40BB" w:rsidRDefault="002C40BB" w:rsidP="002C40BB">
      <w:pPr>
        <w:jc w:val="right"/>
      </w:pPr>
    </w:p>
    <w:p w14:paraId="2B531124" w14:textId="77777777" w:rsidR="002C40BB" w:rsidRDefault="002C40BB" w:rsidP="002C40BB">
      <w:pPr>
        <w:jc w:val="right"/>
      </w:pPr>
    </w:p>
    <w:p w14:paraId="54A1E9FA" w14:textId="3074FF52" w:rsidR="00BC2E52" w:rsidRDefault="00BC2E52">
      <w:pPr>
        <w:spacing w:before="0" w:after="160" w:line="259" w:lineRule="auto"/>
        <w:jc w:val="left"/>
        <w:rPr>
          <w:rFonts w:eastAsiaTheme="majorEastAsia" w:cstheme="majorBidi"/>
          <w:b/>
          <w:spacing w:val="24"/>
          <w:sz w:val="40"/>
          <w:szCs w:val="32"/>
        </w:rPr>
      </w:pPr>
    </w:p>
    <w:p w14:paraId="0FF1506D" w14:textId="34845AF3" w:rsidR="0030115D" w:rsidRDefault="007C11D5" w:rsidP="007C11D5">
      <w:pPr>
        <w:pStyle w:val="1"/>
        <w:tabs>
          <w:tab w:val="left" w:pos="1950"/>
          <w:tab w:val="center" w:pos="4153"/>
        </w:tabs>
      </w:pPr>
      <w:bookmarkStart w:id="29" w:name="_Toc43311262"/>
      <w:r>
        <w:lastRenderedPageBreak/>
        <w:t>B</w:t>
      </w:r>
      <w:r w:rsidR="000576DC">
        <w:t>ibliography</w:t>
      </w:r>
      <w:bookmarkEnd w:id="29"/>
    </w:p>
    <w:p w14:paraId="338448D8" w14:textId="3BA19A89" w:rsidR="00224DEB" w:rsidRPr="00224DEB" w:rsidRDefault="00224DEB" w:rsidP="000E5E9A">
      <w:pPr>
        <w:widowControl w:val="0"/>
        <w:autoSpaceDE w:val="0"/>
        <w:autoSpaceDN w:val="0"/>
        <w:adjustRightInd w:val="0"/>
        <w:ind w:left="480" w:hanging="480"/>
      </w:pPr>
    </w:p>
    <w:sectPr w:rsidR="00224DEB" w:rsidRPr="00224DEB" w:rsidSect="00902AB0">
      <w:footerReference w:type="default" r:id="rId20"/>
      <w:pgSz w:w="11906" w:h="16838"/>
      <w:pgMar w:top="1440" w:right="1800" w:bottom="1440" w:left="1800" w:header="624"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354C5E" w16cid:durableId="21FD24B9"/>
  <w16cid:commentId w16cid:paraId="4791B526" w16cid:durableId="21D9592C"/>
  <w16cid:commentId w16cid:paraId="50AAC00F" w16cid:durableId="21D95970"/>
  <w16cid:commentId w16cid:paraId="74F267CB" w16cid:durableId="21D9595F"/>
  <w16cid:commentId w16cid:paraId="04A11156" w16cid:durableId="21D9599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C81BF" w14:textId="77777777" w:rsidR="00255887" w:rsidRDefault="00255887" w:rsidP="00750089">
      <w:pPr>
        <w:spacing w:after="0" w:line="240" w:lineRule="auto"/>
      </w:pPr>
      <w:r>
        <w:separator/>
      </w:r>
    </w:p>
    <w:p w14:paraId="467A2898" w14:textId="77777777" w:rsidR="00255887" w:rsidRDefault="00255887"/>
  </w:endnote>
  <w:endnote w:type="continuationSeparator" w:id="0">
    <w:p w14:paraId="1F4F3963" w14:textId="77777777" w:rsidR="00255887" w:rsidRDefault="00255887" w:rsidP="00750089">
      <w:pPr>
        <w:spacing w:after="0" w:line="240" w:lineRule="auto"/>
      </w:pPr>
      <w:r>
        <w:continuationSeparator/>
      </w:r>
    </w:p>
    <w:p w14:paraId="3D59566B" w14:textId="77777777" w:rsidR="00255887" w:rsidRDefault="002558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415234"/>
      <w:docPartObj>
        <w:docPartGallery w:val="Page Numbers (Bottom of Page)"/>
        <w:docPartUnique/>
      </w:docPartObj>
    </w:sdtPr>
    <w:sdtEndPr/>
    <w:sdtContent>
      <w:p w14:paraId="2707FDE5" w14:textId="467619D1" w:rsidR="00FE5939" w:rsidRDefault="00FE5939">
        <w:pPr>
          <w:pStyle w:val="a4"/>
          <w:jc w:val="right"/>
        </w:pPr>
        <w:r>
          <w:fldChar w:fldCharType="begin"/>
        </w:r>
        <w:r>
          <w:instrText>PAGE   \* MERGEFORMAT</w:instrText>
        </w:r>
        <w:r>
          <w:fldChar w:fldCharType="separate"/>
        </w:r>
        <w:r w:rsidR="00911F78">
          <w:rPr>
            <w:noProof/>
          </w:rPr>
          <w:t>19</w:t>
        </w:r>
        <w:r>
          <w:fldChar w:fldCharType="end"/>
        </w:r>
      </w:p>
    </w:sdtContent>
  </w:sdt>
  <w:p w14:paraId="78A3F575" w14:textId="77777777" w:rsidR="00FE5939" w:rsidRDefault="00FE5939">
    <w:pPr>
      <w:pStyle w:val="a4"/>
    </w:pPr>
  </w:p>
  <w:p w14:paraId="450C7D58" w14:textId="77777777" w:rsidR="00FE5939" w:rsidRDefault="00FE593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5EC5A" w14:textId="77777777" w:rsidR="00255887" w:rsidRDefault="00255887" w:rsidP="00750089">
      <w:pPr>
        <w:spacing w:after="0" w:line="240" w:lineRule="auto"/>
      </w:pPr>
      <w:r>
        <w:separator/>
      </w:r>
    </w:p>
    <w:p w14:paraId="54392F3B" w14:textId="77777777" w:rsidR="00255887" w:rsidRDefault="00255887"/>
  </w:footnote>
  <w:footnote w:type="continuationSeparator" w:id="0">
    <w:p w14:paraId="15E86B4F" w14:textId="77777777" w:rsidR="00255887" w:rsidRDefault="00255887" w:rsidP="00750089">
      <w:pPr>
        <w:spacing w:after="0" w:line="240" w:lineRule="auto"/>
      </w:pPr>
      <w:r>
        <w:continuationSeparator/>
      </w:r>
    </w:p>
    <w:p w14:paraId="106971B8" w14:textId="77777777" w:rsidR="00255887" w:rsidRDefault="0025588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5CE"/>
    <w:multiLevelType w:val="hybridMultilevel"/>
    <w:tmpl w:val="B88A1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977C8C"/>
    <w:multiLevelType w:val="hybridMultilevel"/>
    <w:tmpl w:val="B89CB73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00A2622"/>
    <w:multiLevelType w:val="hybridMultilevel"/>
    <w:tmpl w:val="3A8A1FA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455C29A2"/>
    <w:multiLevelType w:val="hybridMultilevel"/>
    <w:tmpl w:val="C51691F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500475AA"/>
    <w:multiLevelType w:val="hybridMultilevel"/>
    <w:tmpl w:val="AFE222D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540D39B6"/>
    <w:multiLevelType w:val="multilevel"/>
    <w:tmpl w:val="56B2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CD2FFB"/>
    <w:multiLevelType w:val="hybridMultilevel"/>
    <w:tmpl w:val="CBEEDD1A"/>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7" w15:restartNumberingAfterBreak="0">
    <w:nsid w:val="6F0A12B7"/>
    <w:multiLevelType w:val="hybridMultilevel"/>
    <w:tmpl w:val="CFD835EC"/>
    <w:lvl w:ilvl="0" w:tplc="84529D5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7A9D274F"/>
    <w:multiLevelType w:val="hybridMultilevel"/>
    <w:tmpl w:val="C826061E"/>
    <w:lvl w:ilvl="0" w:tplc="9E9AE1F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abstractNumId w:val="4"/>
  </w:num>
  <w:num w:numId="2">
    <w:abstractNumId w:val="0"/>
  </w:num>
  <w:num w:numId="3">
    <w:abstractNumId w:val="5"/>
  </w:num>
  <w:num w:numId="4">
    <w:abstractNumId w:val="8"/>
  </w:num>
  <w:num w:numId="5">
    <w:abstractNumId w:val="6"/>
  </w:num>
  <w:num w:numId="6">
    <w:abstractNumId w:val="3"/>
  </w:num>
  <w:num w:numId="7">
    <w:abstractNumId w:val="1"/>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istotelis Lazaridis">
    <w15:presenceInfo w15:providerId="None" w15:userId="Aristotelis Lazarid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2FE"/>
    <w:rsid w:val="00000F02"/>
    <w:rsid w:val="0000245C"/>
    <w:rsid w:val="00002AFC"/>
    <w:rsid w:val="000039A6"/>
    <w:rsid w:val="00005826"/>
    <w:rsid w:val="00010880"/>
    <w:rsid w:val="00011C02"/>
    <w:rsid w:val="00013E9B"/>
    <w:rsid w:val="00014636"/>
    <w:rsid w:val="00020162"/>
    <w:rsid w:val="0002671C"/>
    <w:rsid w:val="00027A71"/>
    <w:rsid w:val="00033F8A"/>
    <w:rsid w:val="00040DE8"/>
    <w:rsid w:val="000437D0"/>
    <w:rsid w:val="00045276"/>
    <w:rsid w:val="00051041"/>
    <w:rsid w:val="00054801"/>
    <w:rsid w:val="000576DC"/>
    <w:rsid w:val="00062501"/>
    <w:rsid w:val="00070B62"/>
    <w:rsid w:val="00080161"/>
    <w:rsid w:val="00081604"/>
    <w:rsid w:val="00085F0E"/>
    <w:rsid w:val="000865C0"/>
    <w:rsid w:val="00087114"/>
    <w:rsid w:val="000875D4"/>
    <w:rsid w:val="00093547"/>
    <w:rsid w:val="00096190"/>
    <w:rsid w:val="00096995"/>
    <w:rsid w:val="000A1AEF"/>
    <w:rsid w:val="000A24C1"/>
    <w:rsid w:val="000A34EF"/>
    <w:rsid w:val="000A41A6"/>
    <w:rsid w:val="000B006B"/>
    <w:rsid w:val="000B1F42"/>
    <w:rsid w:val="000B3CB5"/>
    <w:rsid w:val="000B49C5"/>
    <w:rsid w:val="000B5AB5"/>
    <w:rsid w:val="000C1CFB"/>
    <w:rsid w:val="000C7A29"/>
    <w:rsid w:val="000D29C1"/>
    <w:rsid w:val="000D5F42"/>
    <w:rsid w:val="000D7221"/>
    <w:rsid w:val="000E58F3"/>
    <w:rsid w:val="000E5E9A"/>
    <w:rsid w:val="000F6E41"/>
    <w:rsid w:val="00113BF1"/>
    <w:rsid w:val="00120D21"/>
    <w:rsid w:val="00130731"/>
    <w:rsid w:val="001455D7"/>
    <w:rsid w:val="00146AA9"/>
    <w:rsid w:val="00151662"/>
    <w:rsid w:val="0015733E"/>
    <w:rsid w:val="0015750D"/>
    <w:rsid w:val="00160BCD"/>
    <w:rsid w:val="0016727F"/>
    <w:rsid w:val="001700BB"/>
    <w:rsid w:val="00180E69"/>
    <w:rsid w:val="00181C30"/>
    <w:rsid w:val="001879D4"/>
    <w:rsid w:val="0019181B"/>
    <w:rsid w:val="00191DEE"/>
    <w:rsid w:val="001A1D90"/>
    <w:rsid w:val="001A7FAA"/>
    <w:rsid w:val="001B1449"/>
    <w:rsid w:val="001B2481"/>
    <w:rsid w:val="001C086D"/>
    <w:rsid w:val="001C0D3D"/>
    <w:rsid w:val="001D07E0"/>
    <w:rsid w:val="001D1E26"/>
    <w:rsid w:val="001D29EF"/>
    <w:rsid w:val="001D5200"/>
    <w:rsid w:val="001E4633"/>
    <w:rsid w:val="001E52A3"/>
    <w:rsid w:val="001E7074"/>
    <w:rsid w:val="00200C17"/>
    <w:rsid w:val="00205C96"/>
    <w:rsid w:val="002157F5"/>
    <w:rsid w:val="0021651F"/>
    <w:rsid w:val="00217B67"/>
    <w:rsid w:val="00220AB8"/>
    <w:rsid w:val="00223546"/>
    <w:rsid w:val="00224DEB"/>
    <w:rsid w:val="00236742"/>
    <w:rsid w:val="00236D2C"/>
    <w:rsid w:val="00243BE1"/>
    <w:rsid w:val="002476B3"/>
    <w:rsid w:val="00247809"/>
    <w:rsid w:val="002537AE"/>
    <w:rsid w:val="00255887"/>
    <w:rsid w:val="00265304"/>
    <w:rsid w:val="002663B3"/>
    <w:rsid w:val="002663FA"/>
    <w:rsid w:val="0026658C"/>
    <w:rsid w:val="00266FBD"/>
    <w:rsid w:val="00271568"/>
    <w:rsid w:val="002716D6"/>
    <w:rsid w:val="0028095E"/>
    <w:rsid w:val="00283334"/>
    <w:rsid w:val="00284E1C"/>
    <w:rsid w:val="002866C5"/>
    <w:rsid w:val="00287564"/>
    <w:rsid w:val="00292177"/>
    <w:rsid w:val="00296D13"/>
    <w:rsid w:val="002B4A2D"/>
    <w:rsid w:val="002B79FB"/>
    <w:rsid w:val="002C40BB"/>
    <w:rsid w:val="002D3855"/>
    <w:rsid w:val="002D52C0"/>
    <w:rsid w:val="002D6F6B"/>
    <w:rsid w:val="002E1D84"/>
    <w:rsid w:val="002E55B2"/>
    <w:rsid w:val="002E6C85"/>
    <w:rsid w:val="002F0247"/>
    <w:rsid w:val="002F0772"/>
    <w:rsid w:val="002F54BF"/>
    <w:rsid w:val="0030115D"/>
    <w:rsid w:val="00303297"/>
    <w:rsid w:val="00303797"/>
    <w:rsid w:val="00313F44"/>
    <w:rsid w:val="003162B2"/>
    <w:rsid w:val="00323A24"/>
    <w:rsid w:val="003258F9"/>
    <w:rsid w:val="00345075"/>
    <w:rsid w:val="003451C6"/>
    <w:rsid w:val="003513AA"/>
    <w:rsid w:val="003536D4"/>
    <w:rsid w:val="00354268"/>
    <w:rsid w:val="00356223"/>
    <w:rsid w:val="003567C3"/>
    <w:rsid w:val="0036176A"/>
    <w:rsid w:val="00376800"/>
    <w:rsid w:val="00382A52"/>
    <w:rsid w:val="00385839"/>
    <w:rsid w:val="00386C38"/>
    <w:rsid w:val="00387257"/>
    <w:rsid w:val="00396586"/>
    <w:rsid w:val="003A4073"/>
    <w:rsid w:val="003A6B68"/>
    <w:rsid w:val="003B295E"/>
    <w:rsid w:val="003C4E4F"/>
    <w:rsid w:val="003D1249"/>
    <w:rsid w:val="003D5826"/>
    <w:rsid w:val="003D58DA"/>
    <w:rsid w:val="003E4536"/>
    <w:rsid w:val="003E47D3"/>
    <w:rsid w:val="003E5E5C"/>
    <w:rsid w:val="003F14C7"/>
    <w:rsid w:val="003F321B"/>
    <w:rsid w:val="003F3398"/>
    <w:rsid w:val="00401FCA"/>
    <w:rsid w:val="00403599"/>
    <w:rsid w:val="00410013"/>
    <w:rsid w:val="00413D7F"/>
    <w:rsid w:val="00420485"/>
    <w:rsid w:val="00420C18"/>
    <w:rsid w:val="0042108C"/>
    <w:rsid w:val="004224DA"/>
    <w:rsid w:val="00434B76"/>
    <w:rsid w:val="00442746"/>
    <w:rsid w:val="004451DA"/>
    <w:rsid w:val="0044570D"/>
    <w:rsid w:val="004507EF"/>
    <w:rsid w:val="00465010"/>
    <w:rsid w:val="00466BF2"/>
    <w:rsid w:val="0047088E"/>
    <w:rsid w:val="00477147"/>
    <w:rsid w:val="00483E73"/>
    <w:rsid w:val="0048440E"/>
    <w:rsid w:val="0048483F"/>
    <w:rsid w:val="004852A6"/>
    <w:rsid w:val="004869F9"/>
    <w:rsid w:val="00486A9F"/>
    <w:rsid w:val="00491339"/>
    <w:rsid w:val="00495150"/>
    <w:rsid w:val="004A260C"/>
    <w:rsid w:val="004B0455"/>
    <w:rsid w:val="004B791D"/>
    <w:rsid w:val="004D3759"/>
    <w:rsid w:val="004D3D41"/>
    <w:rsid w:val="004D49BF"/>
    <w:rsid w:val="004D59D4"/>
    <w:rsid w:val="00506FAF"/>
    <w:rsid w:val="0051062E"/>
    <w:rsid w:val="005109E6"/>
    <w:rsid w:val="00511C5F"/>
    <w:rsid w:val="00513D36"/>
    <w:rsid w:val="005168E9"/>
    <w:rsid w:val="005179A7"/>
    <w:rsid w:val="0052251D"/>
    <w:rsid w:val="0053098B"/>
    <w:rsid w:val="005313A1"/>
    <w:rsid w:val="00536736"/>
    <w:rsid w:val="00541A23"/>
    <w:rsid w:val="00551ADE"/>
    <w:rsid w:val="0056129F"/>
    <w:rsid w:val="00562FDC"/>
    <w:rsid w:val="00563398"/>
    <w:rsid w:val="00564ACE"/>
    <w:rsid w:val="005674E1"/>
    <w:rsid w:val="005750EB"/>
    <w:rsid w:val="00577AB1"/>
    <w:rsid w:val="0058191B"/>
    <w:rsid w:val="005876F3"/>
    <w:rsid w:val="005906F0"/>
    <w:rsid w:val="0059149E"/>
    <w:rsid w:val="00594208"/>
    <w:rsid w:val="00596B0A"/>
    <w:rsid w:val="005B03C7"/>
    <w:rsid w:val="005B72DC"/>
    <w:rsid w:val="005C381B"/>
    <w:rsid w:val="005C60C7"/>
    <w:rsid w:val="005C7DFC"/>
    <w:rsid w:val="005D4DBD"/>
    <w:rsid w:val="005D6B7B"/>
    <w:rsid w:val="005E06F2"/>
    <w:rsid w:val="005E2D9B"/>
    <w:rsid w:val="005F0AED"/>
    <w:rsid w:val="005F1061"/>
    <w:rsid w:val="005F1FE9"/>
    <w:rsid w:val="005F47BE"/>
    <w:rsid w:val="00607D1C"/>
    <w:rsid w:val="006125D5"/>
    <w:rsid w:val="00612BD3"/>
    <w:rsid w:val="00612CFC"/>
    <w:rsid w:val="00616BAE"/>
    <w:rsid w:val="00625DC3"/>
    <w:rsid w:val="00635C34"/>
    <w:rsid w:val="00636427"/>
    <w:rsid w:val="006417F3"/>
    <w:rsid w:val="006436B8"/>
    <w:rsid w:val="00657864"/>
    <w:rsid w:val="00661CEB"/>
    <w:rsid w:val="00662BBA"/>
    <w:rsid w:val="00666A02"/>
    <w:rsid w:val="00672FED"/>
    <w:rsid w:val="006837D8"/>
    <w:rsid w:val="00687212"/>
    <w:rsid w:val="00691FB7"/>
    <w:rsid w:val="00692CAF"/>
    <w:rsid w:val="00695F57"/>
    <w:rsid w:val="006A32E2"/>
    <w:rsid w:val="006A704E"/>
    <w:rsid w:val="006B0109"/>
    <w:rsid w:val="006B0FC3"/>
    <w:rsid w:val="006B131A"/>
    <w:rsid w:val="006B3592"/>
    <w:rsid w:val="006B481C"/>
    <w:rsid w:val="006B76D7"/>
    <w:rsid w:val="006C6DA9"/>
    <w:rsid w:val="006C7BDE"/>
    <w:rsid w:val="006D1927"/>
    <w:rsid w:val="006D5153"/>
    <w:rsid w:val="006D7C7E"/>
    <w:rsid w:val="006E6378"/>
    <w:rsid w:val="006F33CA"/>
    <w:rsid w:val="006F4C39"/>
    <w:rsid w:val="006F69A0"/>
    <w:rsid w:val="0070354C"/>
    <w:rsid w:val="007056FF"/>
    <w:rsid w:val="00706D90"/>
    <w:rsid w:val="0071269A"/>
    <w:rsid w:val="007350A1"/>
    <w:rsid w:val="00735567"/>
    <w:rsid w:val="00741DEC"/>
    <w:rsid w:val="00745F7A"/>
    <w:rsid w:val="00750089"/>
    <w:rsid w:val="007501E9"/>
    <w:rsid w:val="00750970"/>
    <w:rsid w:val="00751BED"/>
    <w:rsid w:val="00753F4D"/>
    <w:rsid w:val="00756F69"/>
    <w:rsid w:val="00761F19"/>
    <w:rsid w:val="00765F7C"/>
    <w:rsid w:val="0077544B"/>
    <w:rsid w:val="007759D7"/>
    <w:rsid w:val="007778FC"/>
    <w:rsid w:val="007818BC"/>
    <w:rsid w:val="007851B2"/>
    <w:rsid w:val="00785C45"/>
    <w:rsid w:val="007A0A13"/>
    <w:rsid w:val="007A3606"/>
    <w:rsid w:val="007C11D5"/>
    <w:rsid w:val="007C63A7"/>
    <w:rsid w:val="007D0F3F"/>
    <w:rsid w:val="007D39AD"/>
    <w:rsid w:val="007D4FB9"/>
    <w:rsid w:val="007E0F96"/>
    <w:rsid w:val="007E1100"/>
    <w:rsid w:val="007E2C34"/>
    <w:rsid w:val="007F27CA"/>
    <w:rsid w:val="007F7FA2"/>
    <w:rsid w:val="008076E1"/>
    <w:rsid w:val="00810599"/>
    <w:rsid w:val="00811121"/>
    <w:rsid w:val="008137D9"/>
    <w:rsid w:val="00814AAB"/>
    <w:rsid w:val="008167B9"/>
    <w:rsid w:val="00823358"/>
    <w:rsid w:val="00824985"/>
    <w:rsid w:val="00830720"/>
    <w:rsid w:val="008318A3"/>
    <w:rsid w:val="0083221F"/>
    <w:rsid w:val="00832D05"/>
    <w:rsid w:val="00837BF2"/>
    <w:rsid w:val="0084073D"/>
    <w:rsid w:val="00841165"/>
    <w:rsid w:val="0084216C"/>
    <w:rsid w:val="008426EE"/>
    <w:rsid w:val="008442B7"/>
    <w:rsid w:val="008469E8"/>
    <w:rsid w:val="00847379"/>
    <w:rsid w:val="0085022F"/>
    <w:rsid w:val="00852CA5"/>
    <w:rsid w:val="00862DE0"/>
    <w:rsid w:val="00862DE5"/>
    <w:rsid w:val="00863665"/>
    <w:rsid w:val="00870A08"/>
    <w:rsid w:val="00874A5D"/>
    <w:rsid w:val="008764CC"/>
    <w:rsid w:val="00896FF2"/>
    <w:rsid w:val="008B5BC6"/>
    <w:rsid w:val="008B7A53"/>
    <w:rsid w:val="008C3337"/>
    <w:rsid w:val="008C6823"/>
    <w:rsid w:val="008C6870"/>
    <w:rsid w:val="008E19A0"/>
    <w:rsid w:val="008E45B7"/>
    <w:rsid w:val="008F5273"/>
    <w:rsid w:val="00902483"/>
    <w:rsid w:val="00902AB0"/>
    <w:rsid w:val="009046CC"/>
    <w:rsid w:val="009104C0"/>
    <w:rsid w:val="00911F78"/>
    <w:rsid w:val="0092249E"/>
    <w:rsid w:val="00926F11"/>
    <w:rsid w:val="0093030D"/>
    <w:rsid w:val="009305C1"/>
    <w:rsid w:val="009454B3"/>
    <w:rsid w:val="0094761A"/>
    <w:rsid w:val="00950BBE"/>
    <w:rsid w:val="00952763"/>
    <w:rsid w:val="00956D5F"/>
    <w:rsid w:val="009653EC"/>
    <w:rsid w:val="00966AA9"/>
    <w:rsid w:val="00967702"/>
    <w:rsid w:val="00972A3F"/>
    <w:rsid w:val="00973595"/>
    <w:rsid w:val="00977C59"/>
    <w:rsid w:val="00980571"/>
    <w:rsid w:val="00983FB2"/>
    <w:rsid w:val="009849A6"/>
    <w:rsid w:val="00991042"/>
    <w:rsid w:val="00996888"/>
    <w:rsid w:val="009A1881"/>
    <w:rsid w:val="009B2FF7"/>
    <w:rsid w:val="009B3652"/>
    <w:rsid w:val="009B3BF7"/>
    <w:rsid w:val="009C15E7"/>
    <w:rsid w:val="009C78BD"/>
    <w:rsid w:val="009D03B2"/>
    <w:rsid w:val="009D4CEA"/>
    <w:rsid w:val="009E1BCB"/>
    <w:rsid w:val="009E4A51"/>
    <w:rsid w:val="009F4A00"/>
    <w:rsid w:val="009F5EE5"/>
    <w:rsid w:val="00A02260"/>
    <w:rsid w:val="00A0627D"/>
    <w:rsid w:val="00A103D4"/>
    <w:rsid w:val="00A1167E"/>
    <w:rsid w:val="00A219CC"/>
    <w:rsid w:val="00A23790"/>
    <w:rsid w:val="00A24036"/>
    <w:rsid w:val="00A3194C"/>
    <w:rsid w:val="00A41D08"/>
    <w:rsid w:val="00A4387B"/>
    <w:rsid w:val="00A53015"/>
    <w:rsid w:val="00A5719C"/>
    <w:rsid w:val="00A6430F"/>
    <w:rsid w:val="00A65210"/>
    <w:rsid w:val="00A66999"/>
    <w:rsid w:val="00A709F6"/>
    <w:rsid w:val="00A72C49"/>
    <w:rsid w:val="00A80BA1"/>
    <w:rsid w:val="00A85069"/>
    <w:rsid w:val="00A92E3B"/>
    <w:rsid w:val="00A94A45"/>
    <w:rsid w:val="00AA404F"/>
    <w:rsid w:val="00AA4413"/>
    <w:rsid w:val="00AA60FB"/>
    <w:rsid w:val="00AC2CCC"/>
    <w:rsid w:val="00AD6C76"/>
    <w:rsid w:val="00AD71E3"/>
    <w:rsid w:val="00AF0EEF"/>
    <w:rsid w:val="00AF25B3"/>
    <w:rsid w:val="00AF2B9C"/>
    <w:rsid w:val="00AF3468"/>
    <w:rsid w:val="00B01930"/>
    <w:rsid w:val="00B0526A"/>
    <w:rsid w:val="00B066D3"/>
    <w:rsid w:val="00B06BAF"/>
    <w:rsid w:val="00B3052C"/>
    <w:rsid w:val="00B30B1B"/>
    <w:rsid w:val="00B34F28"/>
    <w:rsid w:val="00B36E9B"/>
    <w:rsid w:val="00B36FBA"/>
    <w:rsid w:val="00B372EB"/>
    <w:rsid w:val="00B37D9D"/>
    <w:rsid w:val="00B4412F"/>
    <w:rsid w:val="00B51C8D"/>
    <w:rsid w:val="00B574CA"/>
    <w:rsid w:val="00B600E2"/>
    <w:rsid w:val="00B67ACB"/>
    <w:rsid w:val="00B70AE4"/>
    <w:rsid w:val="00B73FE6"/>
    <w:rsid w:val="00B76921"/>
    <w:rsid w:val="00B806BE"/>
    <w:rsid w:val="00B81D63"/>
    <w:rsid w:val="00B941C6"/>
    <w:rsid w:val="00BA057E"/>
    <w:rsid w:val="00BA5143"/>
    <w:rsid w:val="00BC15BC"/>
    <w:rsid w:val="00BC1816"/>
    <w:rsid w:val="00BC2E52"/>
    <w:rsid w:val="00BC6138"/>
    <w:rsid w:val="00BD0B7E"/>
    <w:rsid w:val="00BD2106"/>
    <w:rsid w:val="00BE4452"/>
    <w:rsid w:val="00BE60C7"/>
    <w:rsid w:val="00BF0CA7"/>
    <w:rsid w:val="00BF2D2D"/>
    <w:rsid w:val="00C03153"/>
    <w:rsid w:val="00C06C8B"/>
    <w:rsid w:val="00C10292"/>
    <w:rsid w:val="00C125FA"/>
    <w:rsid w:val="00C12992"/>
    <w:rsid w:val="00C22848"/>
    <w:rsid w:val="00C27CDA"/>
    <w:rsid w:val="00C329E8"/>
    <w:rsid w:val="00C410F0"/>
    <w:rsid w:val="00C425C1"/>
    <w:rsid w:val="00C425C3"/>
    <w:rsid w:val="00C426ED"/>
    <w:rsid w:val="00C444BB"/>
    <w:rsid w:val="00C4719C"/>
    <w:rsid w:val="00C50131"/>
    <w:rsid w:val="00C508B6"/>
    <w:rsid w:val="00C55040"/>
    <w:rsid w:val="00C56807"/>
    <w:rsid w:val="00C60BAC"/>
    <w:rsid w:val="00C62056"/>
    <w:rsid w:val="00C65EFC"/>
    <w:rsid w:val="00C720CD"/>
    <w:rsid w:val="00C90932"/>
    <w:rsid w:val="00C96667"/>
    <w:rsid w:val="00C967F5"/>
    <w:rsid w:val="00CA26D2"/>
    <w:rsid w:val="00CA5D62"/>
    <w:rsid w:val="00CB4751"/>
    <w:rsid w:val="00CB5995"/>
    <w:rsid w:val="00CC2F28"/>
    <w:rsid w:val="00CD5998"/>
    <w:rsid w:val="00CD7F95"/>
    <w:rsid w:val="00CE0D69"/>
    <w:rsid w:val="00CE2774"/>
    <w:rsid w:val="00CE307B"/>
    <w:rsid w:val="00CE5C7E"/>
    <w:rsid w:val="00CF569A"/>
    <w:rsid w:val="00D048B4"/>
    <w:rsid w:val="00D0623E"/>
    <w:rsid w:val="00D06D13"/>
    <w:rsid w:val="00D12C11"/>
    <w:rsid w:val="00D155A9"/>
    <w:rsid w:val="00D171E7"/>
    <w:rsid w:val="00D174D7"/>
    <w:rsid w:val="00D220B2"/>
    <w:rsid w:val="00D350B7"/>
    <w:rsid w:val="00D3529D"/>
    <w:rsid w:val="00D407BE"/>
    <w:rsid w:val="00D410E4"/>
    <w:rsid w:val="00D511D3"/>
    <w:rsid w:val="00D5715B"/>
    <w:rsid w:val="00D57315"/>
    <w:rsid w:val="00D62EDD"/>
    <w:rsid w:val="00D63387"/>
    <w:rsid w:val="00D70F15"/>
    <w:rsid w:val="00D73B14"/>
    <w:rsid w:val="00D74338"/>
    <w:rsid w:val="00D7619E"/>
    <w:rsid w:val="00D77E0B"/>
    <w:rsid w:val="00D77FD8"/>
    <w:rsid w:val="00D8100E"/>
    <w:rsid w:val="00D83C93"/>
    <w:rsid w:val="00D9366C"/>
    <w:rsid w:val="00D961DC"/>
    <w:rsid w:val="00DA4C3B"/>
    <w:rsid w:val="00DA591B"/>
    <w:rsid w:val="00DB1654"/>
    <w:rsid w:val="00DC4D24"/>
    <w:rsid w:val="00DD074C"/>
    <w:rsid w:val="00DD15EC"/>
    <w:rsid w:val="00DD22A7"/>
    <w:rsid w:val="00DE0FE9"/>
    <w:rsid w:val="00DF0B6A"/>
    <w:rsid w:val="00DF5686"/>
    <w:rsid w:val="00DF6DB5"/>
    <w:rsid w:val="00E0185A"/>
    <w:rsid w:val="00E05495"/>
    <w:rsid w:val="00E108B4"/>
    <w:rsid w:val="00E13C48"/>
    <w:rsid w:val="00E17D1A"/>
    <w:rsid w:val="00E225E9"/>
    <w:rsid w:val="00E23658"/>
    <w:rsid w:val="00E25E14"/>
    <w:rsid w:val="00E267D0"/>
    <w:rsid w:val="00E27704"/>
    <w:rsid w:val="00E311AB"/>
    <w:rsid w:val="00E3147D"/>
    <w:rsid w:val="00E3506C"/>
    <w:rsid w:val="00E47360"/>
    <w:rsid w:val="00E63081"/>
    <w:rsid w:val="00E64066"/>
    <w:rsid w:val="00E66FE5"/>
    <w:rsid w:val="00E74FE0"/>
    <w:rsid w:val="00E759F8"/>
    <w:rsid w:val="00E83C0E"/>
    <w:rsid w:val="00E876DC"/>
    <w:rsid w:val="00E92E58"/>
    <w:rsid w:val="00E932CD"/>
    <w:rsid w:val="00E977F9"/>
    <w:rsid w:val="00EA54CA"/>
    <w:rsid w:val="00EA5CB9"/>
    <w:rsid w:val="00EB33D0"/>
    <w:rsid w:val="00ED2AD6"/>
    <w:rsid w:val="00ED365F"/>
    <w:rsid w:val="00ED5F5C"/>
    <w:rsid w:val="00EE0160"/>
    <w:rsid w:val="00EE7994"/>
    <w:rsid w:val="00EF2E96"/>
    <w:rsid w:val="00EF3C42"/>
    <w:rsid w:val="00EF62A5"/>
    <w:rsid w:val="00F02724"/>
    <w:rsid w:val="00F11568"/>
    <w:rsid w:val="00F12EB3"/>
    <w:rsid w:val="00F158C9"/>
    <w:rsid w:val="00F16779"/>
    <w:rsid w:val="00F206FF"/>
    <w:rsid w:val="00F2385E"/>
    <w:rsid w:val="00F25E59"/>
    <w:rsid w:val="00F3002F"/>
    <w:rsid w:val="00F30490"/>
    <w:rsid w:val="00F311D1"/>
    <w:rsid w:val="00F4042C"/>
    <w:rsid w:val="00F41F49"/>
    <w:rsid w:val="00F437FB"/>
    <w:rsid w:val="00F479E2"/>
    <w:rsid w:val="00F513B0"/>
    <w:rsid w:val="00F55E13"/>
    <w:rsid w:val="00F5762D"/>
    <w:rsid w:val="00F57A4F"/>
    <w:rsid w:val="00F64C27"/>
    <w:rsid w:val="00F66BFC"/>
    <w:rsid w:val="00F723DA"/>
    <w:rsid w:val="00F72566"/>
    <w:rsid w:val="00F7336E"/>
    <w:rsid w:val="00F74D41"/>
    <w:rsid w:val="00F762FE"/>
    <w:rsid w:val="00F92BBF"/>
    <w:rsid w:val="00F96494"/>
    <w:rsid w:val="00FA7994"/>
    <w:rsid w:val="00FB5636"/>
    <w:rsid w:val="00FC0CC8"/>
    <w:rsid w:val="00FC20E6"/>
    <w:rsid w:val="00FC2A23"/>
    <w:rsid w:val="00FC5ECA"/>
    <w:rsid w:val="00FC78B6"/>
    <w:rsid w:val="00FD1009"/>
    <w:rsid w:val="00FD6A8D"/>
    <w:rsid w:val="00FE2089"/>
    <w:rsid w:val="00FE5939"/>
    <w:rsid w:val="00FF119A"/>
    <w:rsid w:val="00FF1C75"/>
    <w:rsid w:val="00FF1F78"/>
    <w:rsid w:val="00FF306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65EFD"/>
  <w15:chartTrackingRefBased/>
  <w15:docId w15:val="{3274DE14-9E9D-4570-BCB7-4464B064B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53EC"/>
    <w:pPr>
      <w:spacing w:before="120" w:after="200" w:line="360" w:lineRule="auto"/>
      <w:jc w:val="both"/>
    </w:pPr>
    <w:rPr>
      <w:rFonts w:ascii="Times New Roman" w:hAnsi="Times New Roman"/>
      <w:sz w:val="24"/>
      <w:lang w:val="en-US"/>
    </w:rPr>
  </w:style>
  <w:style w:type="paragraph" w:styleId="1">
    <w:name w:val="heading 1"/>
    <w:basedOn w:val="a"/>
    <w:next w:val="a"/>
    <w:link w:val="1Char"/>
    <w:uiPriority w:val="9"/>
    <w:qFormat/>
    <w:rsid w:val="0048440E"/>
    <w:pPr>
      <w:keepNext/>
      <w:keepLines/>
      <w:pageBreakBefore/>
      <w:spacing w:before="240" w:after="120"/>
      <w:jc w:val="center"/>
      <w:outlineLvl w:val="0"/>
    </w:pPr>
    <w:rPr>
      <w:rFonts w:eastAsiaTheme="majorEastAsia" w:cstheme="majorBidi"/>
      <w:b/>
      <w:spacing w:val="24"/>
      <w:sz w:val="40"/>
      <w:szCs w:val="32"/>
    </w:rPr>
  </w:style>
  <w:style w:type="paragraph" w:styleId="2">
    <w:name w:val="heading 2"/>
    <w:basedOn w:val="a"/>
    <w:next w:val="a"/>
    <w:link w:val="2Char"/>
    <w:uiPriority w:val="9"/>
    <w:unhideWhenUsed/>
    <w:qFormat/>
    <w:rsid w:val="0048440E"/>
    <w:pPr>
      <w:keepNext/>
      <w:keepLines/>
      <w:spacing w:before="360" w:after="120"/>
      <w:ind w:left="288"/>
      <w:outlineLvl w:val="1"/>
    </w:pPr>
    <w:rPr>
      <w:rFonts w:eastAsiaTheme="majorEastAsia" w:cstheme="majorBidi"/>
      <w:b/>
      <w:sz w:val="28"/>
      <w:szCs w:val="26"/>
    </w:rPr>
  </w:style>
  <w:style w:type="paragraph" w:styleId="3">
    <w:name w:val="heading 3"/>
    <w:basedOn w:val="a"/>
    <w:next w:val="a"/>
    <w:link w:val="3Char"/>
    <w:uiPriority w:val="9"/>
    <w:unhideWhenUsed/>
    <w:qFormat/>
    <w:rsid w:val="0048440E"/>
    <w:pPr>
      <w:keepNext/>
      <w:keepLines/>
      <w:tabs>
        <w:tab w:val="left" w:pos="6451"/>
      </w:tabs>
      <w:spacing w:before="360" w:after="0"/>
      <w:ind w:left="288"/>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Επικεφαλίδα 3 Char"/>
    <w:basedOn w:val="a0"/>
    <w:link w:val="3"/>
    <w:uiPriority w:val="9"/>
    <w:rsid w:val="0048440E"/>
    <w:rPr>
      <w:rFonts w:ascii="Times New Roman" w:eastAsiaTheme="majorEastAsia" w:hAnsi="Times New Roman" w:cstheme="majorBidi"/>
      <w:b/>
      <w:i/>
      <w:sz w:val="24"/>
      <w:szCs w:val="24"/>
      <w:lang w:val="en-US"/>
    </w:rPr>
  </w:style>
  <w:style w:type="character" w:styleId="-">
    <w:name w:val="Hyperlink"/>
    <w:basedOn w:val="a0"/>
    <w:uiPriority w:val="99"/>
    <w:unhideWhenUsed/>
    <w:rsid w:val="00096995"/>
    <w:rPr>
      <w:color w:val="0000FF"/>
      <w:u w:val="single"/>
    </w:rPr>
  </w:style>
  <w:style w:type="paragraph" w:styleId="a3">
    <w:name w:val="header"/>
    <w:basedOn w:val="a"/>
    <w:link w:val="Char"/>
    <w:uiPriority w:val="99"/>
    <w:unhideWhenUsed/>
    <w:rsid w:val="00750089"/>
    <w:pPr>
      <w:tabs>
        <w:tab w:val="center" w:pos="4153"/>
        <w:tab w:val="right" w:pos="8306"/>
      </w:tabs>
      <w:spacing w:after="0" w:line="240" w:lineRule="auto"/>
    </w:pPr>
  </w:style>
  <w:style w:type="character" w:customStyle="1" w:styleId="Char">
    <w:name w:val="Κεφαλίδα Char"/>
    <w:basedOn w:val="a0"/>
    <w:link w:val="a3"/>
    <w:uiPriority w:val="99"/>
    <w:rsid w:val="00750089"/>
  </w:style>
  <w:style w:type="paragraph" w:styleId="a4">
    <w:name w:val="footer"/>
    <w:basedOn w:val="a"/>
    <w:link w:val="Char0"/>
    <w:uiPriority w:val="99"/>
    <w:unhideWhenUsed/>
    <w:rsid w:val="00750089"/>
    <w:pPr>
      <w:tabs>
        <w:tab w:val="center" w:pos="4153"/>
        <w:tab w:val="right" w:pos="8306"/>
      </w:tabs>
      <w:spacing w:after="0" w:line="240" w:lineRule="auto"/>
    </w:pPr>
  </w:style>
  <w:style w:type="character" w:customStyle="1" w:styleId="Char0">
    <w:name w:val="Υποσέλιδο Char"/>
    <w:basedOn w:val="a0"/>
    <w:link w:val="a4"/>
    <w:uiPriority w:val="99"/>
    <w:rsid w:val="00750089"/>
  </w:style>
  <w:style w:type="paragraph" w:styleId="Web">
    <w:name w:val="Normal (Web)"/>
    <w:basedOn w:val="a"/>
    <w:uiPriority w:val="99"/>
    <w:semiHidden/>
    <w:unhideWhenUsed/>
    <w:rsid w:val="009305C1"/>
    <w:pPr>
      <w:spacing w:before="100" w:beforeAutospacing="1" w:after="100" w:afterAutospacing="1" w:line="240" w:lineRule="auto"/>
    </w:pPr>
    <w:rPr>
      <w:rFonts w:eastAsia="Times New Roman" w:cs="Times New Roman"/>
      <w:szCs w:val="24"/>
      <w:lang w:eastAsia="el-GR"/>
    </w:rPr>
  </w:style>
  <w:style w:type="paragraph" w:styleId="a5">
    <w:name w:val="Balloon Text"/>
    <w:basedOn w:val="a"/>
    <w:link w:val="Char1"/>
    <w:uiPriority w:val="99"/>
    <w:semiHidden/>
    <w:unhideWhenUsed/>
    <w:rsid w:val="0048440E"/>
    <w:pPr>
      <w:spacing w:after="0" w:line="240" w:lineRule="auto"/>
    </w:pPr>
    <w:rPr>
      <w:rFonts w:ascii="Segoe UI" w:hAnsi="Segoe UI" w:cs="Segoe UI"/>
      <w:sz w:val="18"/>
      <w:szCs w:val="18"/>
    </w:rPr>
  </w:style>
  <w:style w:type="character" w:customStyle="1" w:styleId="Char1">
    <w:name w:val="Κείμενο πλαισίου Char"/>
    <w:basedOn w:val="a0"/>
    <w:link w:val="a5"/>
    <w:uiPriority w:val="99"/>
    <w:semiHidden/>
    <w:rsid w:val="0048440E"/>
    <w:rPr>
      <w:rFonts w:ascii="Segoe UI" w:hAnsi="Segoe UI" w:cs="Segoe UI"/>
      <w:sz w:val="18"/>
      <w:szCs w:val="18"/>
    </w:rPr>
  </w:style>
  <w:style w:type="character" w:customStyle="1" w:styleId="1Char">
    <w:name w:val="Επικεφαλίδα 1 Char"/>
    <w:basedOn w:val="a0"/>
    <w:link w:val="1"/>
    <w:uiPriority w:val="9"/>
    <w:rsid w:val="0048440E"/>
    <w:rPr>
      <w:rFonts w:ascii="Times New Roman" w:eastAsiaTheme="majorEastAsia" w:hAnsi="Times New Roman" w:cstheme="majorBidi"/>
      <w:b/>
      <w:spacing w:val="24"/>
      <w:sz w:val="40"/>
      <w:szCs w:val="32"/>
      <w:lang w:val="en-US"/>
    </w:rPr>
  </w:style>
  <w:style w:type="character" w:customStyle="1" w:styleId="2Char">
    <w:name w:val="Επικεφαλίδα 2 Char"/>
    <w:basedOn w:val="a0"/>
    <w:link w:val="2"/>
    <w:uiPriority w:val="9"/>
    <w:rsid w:val="0048440E"/>
    <w:rPr>
      <w:rFonts w:ascii="Times New Roman" w:eastAsiaTheme="majorEastAsia" w:hAnsi="Times New Roman" w:cstheme="majorBidi"/>
      <w:b/>
      <w:sz w:val="28"/>
      <w:szCs w:val="26"/>
      <w:lang w:val="en-US"/>
    </w:rPr>
  </w:style>
  <w:style w:type="character" w:styleId="a6">
    <w:name w:val="annotation reference"/>
    <w:basedOn w:val="a0"/>
    <w:uiPriority w:val="99"/>
    <w:semiHidden/>
    <w:unhideWhenUsed/>
    <w:rsid w:val="00146AA9"/>
    <w:rPr>
      <w:sz w:val="16"/>
      <w:szCs w:val="16"/>
    </w:rPr>
  </w:style>
  <w:style w:type="paragraph" w:styleId="a7">
    <w:name w:val="annotation text"/>
    <w:basedOn w:val="a"/>
    <w:link w:val="Char2"/>
    <w:uiPriority w:val="99"/>
    <w:semiHidden/>
    <w:unhideWhenUsed/>
    <w:rsid w:val="00146AA9"/>
    <w:pPr>
      <w:spacing w:line="240" w:lineRule="auto"/>
    </w:pPr>
    <w:rPr>
      <w:sz w:val="20"/>
      <w:szCs w:val="20"/>
    </w:rPr>
  </w:style>
  <w:style w:type="character" w:customStyle="1" w:styleId="Char2">
    <w:name w:val="Κείμενο σχολίου Char"/>
    <w:basedOn w:val="a0"/>
    <w:link w:val="a7"/>
    <w:uiPriority w:val="99"/>
    <w:semiHidden/>
    <w:rsid w:val="00146AA9"/>
    <w:rPr>
      <w:rFonts w:ascii="Times New Roman" w:hAnsi="Times New Roman"/>
      <w:sz w:val="20"/>
      <w:szCs w:val="20"/>
      <w:lang w:val="en-US"/>
    </w:rPr>
  </w:style>
  <w:style w:type="paragraph" w:styleId="a8">
    <w:name w:val="annotation subject"/>
    <w:basedOn w:val="a7"/>
    <w:next w:val="a7"/>
    <w:link w:val="Char3"/>
    <w:uiPriority w:val="99"/>
    <w:semiHidden/>
    <w:unhideWhenUsed/>
    <w:rsid w:val="00146AA9"/>
    <w:rPr>
      <w:b/>
      <w:bCs/>
    </w:rPr>
  </w:style>
  <w:style w:type="character" w:customStyle="1" w:styleId="Char3">
    <w:name w:val="Θέμα σχολίου Char"/>
    <w:basedOn w:val="Char2"/>
    <w:link w:val="a8"/>
    <w:uiPriority w:val="99"/>
    <w:semiHidden/>
    <w:rsid w:val="00146AA9"/>
    <w:rPr>
      <w:rFonts w:ascii="Times New Roman" w:hAnsi="Times New Roman"/>
      <w:b/>
      <w:bCs/>
      <w:sz w:val="20"/>
      <w:szCs w:val="20"/>
      <w:lang w:val="en-US"/>
    </w:rPr>
  </w:style>
  <w:style w:type="paragraph" w:styleId="a9">
    <w:name w:val="caption"/>
    <w:basedOn w:val="a"/>
    <w:next w:val="a"/>
    <w:uiPriority w:val="35"/>
    <w:unhideWhenUsed/>
    <w:qFormat/>
    <w:rsid w:val="00386C38"/>
    <w:pPr>
      <w:spacing w:before="0" w:line="240" w:lineRule="auto"/>
    </w:pPr>
    <w:rPr>
      <w:i/>
      <w:iCs/>
      <w:color w:val="44546A" w:themeColor="text2"/>
      <w:sz w:val="18"/>
      <w:szCs w:val="18"/>
    </w:rPr>
  </w:style>
  <w:style w:type="paragraph" w:styleId="aa">
    <w:name w:val="TOC Heading"/>
    <w:basedOn w:val="1"/>
    <w:next w:val="a"/>
    <w:uiPriority w:val="39"/>
    <w:unhideWhenUsed/>
    <w:qFormat/>
    <w:rsid w:val="00EF3C42"/>
    <w:pPr>
      <w:pageBreakBefore w:val="0"/>
      <w:spacing w:after="0" w:line="259" w:lineRule="auto"/>
      <w:jc w:val="left"/>
      <w:outlineLvl w:val="9"/>
    </w:pPr>
    <w:rPr>
      <w:rFonts w:asciiTheme="majorHAnsi" w:hAnsiTheme="majorHAnsi"/>
      <w:b w:val="0"/>
      <w:color w:val="2E74B5" w:themeColor="accent1" w:themeShade="BF"/>
      <w:spacing w:val="0"/>
      <w:sz w:val="32"/>
    </w:rPr>
  </w:style>
  <w:style w:type="paragraph" w:styleId="10">
    <w:name w:val="toc 1"/>
    <w:basedOn w:val="a"/>
    <w:next w:val="a"/>
    <w:autoRedefine/>
    <w:uiPriority w:val="39"/>
    <w:unhideWhenUsed/>
    <w:rsid w:val="00E63081"/>
    <w:pPr>
      <w:tabs>
        <w:tab w:val="right" w:leader="dot" w:pos="8296"/>
      </w:tabs>
      <w:spacing w:after="100"/>
    </w:pPr>
  </w:style>
  <w:style w:type="paragraph" w:styleId="20">
    <w:name w:val="toc 2"/>
    <w:basedOn w:val="a"/>
    <w:next w:val="a"/>
    <w:autoRedefine/>
    <w:uiPriority w:val="39"/>
    <w:unhideWhenUsed/>
    <w:rsid w:val="00EF3C42"/>
    <w:pPr>
      <w:spacing w:after="100"/>
      <w:ind w:left="240"/>
    </w:pPr>
  </w:style>
  <w:style w:type="paragraph" w:styleId="30">
    <w:name w:val="toc 3"/>
    <w:basedOn w:val="a"/>
    <w:next w:val="a"/>
    <w:autoRedefine/>
    <w:uiPriority w:val="39"/>
    <w:unhideWhenUsed/>
    <w:rsid w:val="00EF3C42"/>
    <w:pPr>
      <w:spacing w:after="100"/>
      <w:ind w:left="480"/>
    </w:pPr>
  </w:style>
  <w:style w:type="paragraph" w:styleId="ab">
    <w:name w:val="Revision"/>
    <w:hidden/>
    <w:uiPriority w:val="99"/>
    <w:semiHidden/>
    <w:rsid w:val="007F7FA2"/>
    <w:pPr>
      <w:spacing w:after="0" w:line="240" w:lineRule="auto"/>
    </w:pPr>
    <w:rPr>
      <w:rFonts w:ascii="Times New Roman" w:hAnsi="Times New Roman"/>
      <w:sz w:val="24"/>
      <w:lang w:val="en-US"/>
    </w:rPr>
  </w:style>
  <w:style w:type="paragraph" w:styleId="ac">
    <w:name w:val="List Paragraph"/>
    <w:basedOn w:val="a"/>
    <w:uiPriority w:val="34"/>
    <w:qFormat/>
    <w:rsid w:val="00BA057E"/>
    <w:pPr>
      <w:ind w:left="720"/>
      <w:contextualSpacing/>
    </w:pPr>
  </w:style>
  <w:style w:type="paragraph" w:styleId="ad">
    <w:name w:val="Title"/>
    <w:basedOn w:val="a"/>
    <w:next w:val="a"/>
    <w:link w:val="Char4"/>
    <w:uiPriority w:val="10"/>
    <w:qFormat/>
    <w:rsid w:val="00672FED"/>
    <w:pPr>
      <w:spacing w:before="0" w:after="0" w:line="240" w:lineRule="auto"/>
      <w:contextualSpacing/>
      <w:jc w:val="left"/>
    </w:pPr>
    <w:rPr>
      <w:rFonts w:asciiTheme="majorHAnsi" w:eastAsiaTheme="majorEastAsia" w:hAnsiTheme="majorHAnsi" w:cstheme="majorBidi"/>
      <w:spacing w:val="-10"/>
      <w:kern w:val="28"/>
      <w:sz w:val="56"/>
      <w:szCs w:val="56"/>
      <w:lang w:val="el-GR"/>
    </w:rPr>
  </w:style>
  <w:style w:type="character" w:customStyle="1" w:styleId="Char4">
    <w:name w:val="Τίτλος Char"/>
    <w:basedOn w:val="a0"/>
    <w:link w:val="ad"/>
    <w:uiPriority w:val="10"/>
    <w:rsid w:val="00672FED"/>
    <w:rPr>
      <w:rFonts w:asciiTheme="majorHAnsi" w:eastAsiaTheme="majorEastAsia" w:hAnsiTheme="majorHAnsi" w:cstheme="majorBidi"/>
      <w:spacing w:val="-10"/>
      <w:kern w:val="28"/>
      <w:sz w:val="56"/>
      <w:szCs w:val="56"/>
    </w:rPr>
  </w:style>
  <w:style w:type="character" w:styleId="HTML">
    <w:name w:val="HTML Code"/>
    <w:basedOn w:val="a0"/>
    <w:uiPriority w:val="99"/>
    <w:semiHidden/>
    <w:unhideWhenUsed/>
    <w:rsid w:val="002235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83662">
      <w:bodyDiv w:val="1"/>
      <w:marLeft w:val="0"/>
      <w:marRight w:val="0"/>
      <w:marTop w:val="0"/>
      <w:marBottom w:val="0"/>
      <w:divBdr>
        <w:top w:val="none" w:sz="0" w:space="0" w:color="auto"/>
        <w:left w:val="none" w:sz="0" w:space="0" w:color="auto"/>
        <w:bottom w:val="none" w:sz="0" w:space="0" w:color="auto"/>
        <w:right w:val="none" w:sz="0" w:space="0" w:color="auto"/>
      </w:divBdr>
    </w:div>
    <w:div w:id="731855793">
      <w:bodyDiv w:val="1"/>
      <w:marLeft w:val="0"/>
      <w:marRight w:val="0"/>
      <w:marTop w:val="0"/>
      <w:marBottom w:val="0"/>
      <w:divBdr>
        <w:top w:val="none" w:sz="0" w:space="0" w:color="auto"/>
        <w:left w:val="none" w:sz="0" w:space="0" w:color="auto"/>
        <w:bottom w:val="none" w:sz="0" w:space="0" w:color="auto"/>
        <w:right w:val="none" w:sz="0" w:space="0" w:color="auto"/>
      </w:divBdr>
    </w:div>
    <w:div w:id="1687977067">
      <w:bodyDiv w:val="1"/>
      <w:marLeft w:val="0"/>
      <w:marRight w:val="0"/>
      <w:marTop w:val="0"/>
      <w:marBottom w:val="0"/>
      <w:divBdr>
        <w:top w:val="none" w:sz="0" w:space="0" w:color="auto"/>
        <w:left w:val="none" w:sz="0" w:space="0" w:color="auto"/>
        <w:bottom w:val="none" w:sz="0" w:space="0" w:color="auto"/>
        <w:right w:val="none" w:sz="0" w:space="0" w:color="auto"/>
      </w:divBdr>
    </w:div>
    <w:div w:id="1723819842">
      <w:bodyDiv w:val="1"/>
      <w:marLeft w:val="0"/>
      <w:marRight w:val="0"/>
      <w:marTop w:val="0"/>
      <w:marBottom w:val="0"/>
      <w:divBdr>
        <w:top w:val="none" w:sz="0" w:space="0" w:color="auto"/>
        <w:left w:val="none" w:sz="0" w:space="0" w:color="auto"/>
        <w:bottom w:val="none" w:sz="0" w:space="0" w:color="auto"/>
        <w:right w:val="none" w:sz="0" w:space="0" w:color="auto"/>
      </w:divBdr>
    </w:div>
    <w:div w:id="1958173297">
      <w:bodyDiv w:val="1"/>
      <w:marLeft w:val="0"/>
      <w:marRight w:val="0"/>
      <w:marTop w:val="0"/>
      <w:marBottom w:val="0"/>
      <w:divBdr>
        <w:top w:val="none" w:sz="0" w:space="0" w:color="auto"/>
        <w:left w:val="none" w:sz="0" w:space="0" w:color="auto"/>
        <w:bottom w:val="none" w:sz="0" w:space="0" w:color="auto"/>
        <w:right w:val="none" w:sz="0" w:space="0" w:color="auto"/>
      </w:divBdr>
      <w:divsChild>
        <w:div w:id="172111158">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21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5E485-3F87-4EE1-8B79-D50C086D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36</Pages>
  <Words>5266</Words>
  <Characters>28441</Characters>
  <Application>Microsoft Office Word</Application>
  <DocSecurity>0</DocSecurity>
  <Lines>237</Lines>
  <Paragraphs>67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REINFORCEMENT LEARNING</vt:lpstr>
      <vt:lpstr>REINFORCEMENT LEARNING</vt:lpstr>
    </vt:vector>
  </TitlesOfParts>
  <Company/>
  <LinksUpToDate>false</LinksUpToDate>
  <CharactersWithSpaces>33640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REINFORCEMENT LEARNING</dc:title>
  <dc:subject/>
  <dc:creator>Panayiota Alexoudi</dc:creator>
  <cp:keywords/>
  <dc:description/>
  <cp:lastModifiedBy>Panayiota Alexoudi</cp:lastModifiedBy>
  <cp:revision>29</cp:revision>
  <cp:lastPrinted>2020-02-24T08:52:00Z</cp:lastPrinted>
  <dcterms:created xsi:type="dcterms:W3CDTF">2020-02-24T08:52:00Z</dcterms:created>
  <dcterms:modified xsi:type="dcterms:W3CDTF">2020-06-22T20:28:00Z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7762537d-2530-3b0d-b01f-b5b7807dc994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